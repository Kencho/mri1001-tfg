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CellMar>
          <w:top w:w="55" w:type="dxa"/>
          <w:left w:w="55" w:type="dxa"/>
          <w:bottom w:w="55" w:type="dxa"/>
          <w:right w:w="55" w:type="dxa"/>
        </w:tblCellMar>
        <w:tblLook w:val="04A0" w:firstRow="1" w:lastRow="0" w:firstColumn="1" w:lastColumn="0" w:noHBand="0" w:noVBand="1"/>
      </w:tblPr>
      <w:tblGrid>
        <w:gridCol w:w="1182"/>
        <w:gridCol w:w="5419"/>
        <w:gridCol w:w="1836"/>
      </w:tblGrid>
      <w:tr w:rsidR="00C3280B" w14:paraId="121C630C" w14:textId="77777777">
        <w:tc>
          <w:tcPr>
            <w:tcW w:w="1182" w:type="dxa"/>
            <w:shd w:val="clear" w:color="auto" w:fill="auto"/>
          </w:tcPr>
          <w:p w14:paraId="49DF2BB4" w14:textId="77777777" w:rsidR="00C3280B" w:rsidRDefault="00DA18D8">
            <w:pPr>
              <w:pStyle w:val="TableContents"/>
            </w:pPr>
            <w:r>
              <w:rPr>
                <w:noProof/>
              </w:rPr>
              <w:drawing>
                <wp:inline distT="0" distB="0" distL="0" distR="0" wp14:anchorId="2A56E39E" wp14:editId="6266F399">
                  <wp:extent cx="648335" cy="1080135"/>
                  <wp:effectExtent l="0" t="0" r="0" b="0"/>
                  <wp:docPr id="1" name="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2"/>
                          <pic:cNvPicPr>
                            <a:picLocks noChangeAspect="1" noChangeArrowheads="1"/>
                          </pic:cNvPicPr>
                        </pic:nvPicPr>
                        <pic:blipFill>
                          <a:blip r:embed="rId8"/>
                          <a:stretch>
                            <a:fillRect/>
                          </a:stretch>
                        </pic:blipFill>
                        <pic:spPr bwMode="auto">
                          <a:xfrm>
                            <a:off x="0" y="0"/>
                            <a:ext cx="648335" cy="1080135"/>
                          </a:xfrm>
                          <a:prstGeom prst="rect">
                            <a:avLst/>
                          </a:prstGeom>
                        </pic:spPr>
                      </pic:pic>
                    </a:graphicData>
                  </a:graphic>
                </wp:inline>
              </w:drawing>
            </w:r>
          </w:p>
        </w:tc>
        <w:tc>
          <w:tcPr>
            <w:tcW w:w="5419" w:type="dxa"/>
            <w:shd w:val="clear" w:color="auto" w:fill="auto"/>
          </w:tcPr>
          <w:p w14:paraId="119C82B8" w14:textId="77777777" w:rsidR="00C3280B" w:rsidRDefault="00DA18D8">
            <w:pPr>
              <w:pStyle w:val="TableContents"/>
            </w:pPr>
            <w:r>
              <w:rPr>
                <w:rStyle w:val="UBuUniversidad"/>
              </w:rPr>
              <w:t>Universidad de Burgos</w:t>
            </w:r>
          </w:p>
          <w:p w14:paraId="3C4F76A7" w14:textId="77777777" w:rsidR="00C3280B" w:rsidRDefault="00DA18D8">
            <w:pPr>
              <w:pStyle w:val="TableContents"/>
            </w:pPr>
            <w:r>
              <w:rPr>
                <w:rStyle w:val="UBuCentro"/>
              </w:rPr>
              <w:t>Escuela Politécnica Superior</w:t>
            </w:r>
          </w:p>
          <w:p w14:paraId="4F87CC25" w14:textId="77777777" w:rsidR="00C3280B" w:rsidRDefault="00DA18D8">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6" w:type="dxa"/>
            <w:shd w:val="clear" w:color="auto" w:fill="auto"/>
          </w:tcPr>
          <w:p w14:paraId="27AF7B5D" w14:textId="77777777" w:rsidR="00C3280B" w:rsidRDefault="00DA18D8">
            <w:pPr>
              <w:pStyle w:val="TableContents"/>
              <w:jc w:val="right"/>
            </w:pPr>
            <w:r>
              <w:rPr>
                <w:noProof/>
              </w:rPr>
              <w:drawing>
                <wp:inline distT="0" distB="0" distL="0" distR="0" wp14:anchorId="229C0E33" wp14:editId="57D9774B">
                  <wp:extent cx="832485" cy="1079500"/>
                  <wp:effectExtent l="0" t="0" r="0" b="0"/>
                  <wp:docPr id="2"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s1"/>
                          <pic:cNvPicPr>
                            <a:picLocks noChangeAspect="1" noChangeArrowheads="1"/>
                          </pic:cNvPicPr>
                        </pic:nvPicPr>
                        <pic:blipFill>
                          <a:blip r:embed="rId9"/>
                          <a:stretch>
                            <a:fillRect/>
                          </a:stretch>
                        </pic:blipFill>
                        <pic:spPr bwMode="auto">
                          <a:xfrm>
                            <a:off x="0" y="0"/>
                            <a:ext cx="832485" cy="1079500"/>
                          </a:xfrm>
                          <a:prstGeom prst="rect">
                            <a:avLst/>
                          </a:prstGeom>
                        </pic:spPr>
                      </pic:pic>
                    </a:graphicData>
                  </a:graphic>
                </wp:inline>
              </w:drawing>
            </w:r>
          </w:p>
        </w:tc>
      </w:tr>
    </w:tbl>
    <w:p w14:paraId="6610890A" w14:textId="77777777" w:rsidR="00C3280B" w:rsidRDefault="00DA18D8">
      <w:pPr>
        <w:pStyle w:val="Standard"/>
      </w:pPr>
      <w:r>
        <w:br w:type="page"/>
      </w:r>
    </w:p>
    <w:p w14:paraId="236641FD" w14:textId="77777777" w:rsidR="00C3280B" w:rsidRDefault="00DA18D8">
      <w:r>
        <w:rPr>
          <w:noProof/>
        </w:rPr>
        <w:lastRenderedPageBreak/>
        <mc:AlternateContent>
          <mc:Choice Requires="wps">
            <w:drawing>
              <wp:anchor distT="0" distB="0" distL="114300" distR="114300" simplePos="0" relativeHeight="2" behindDoc="0" locked="0" layoutInCell="1" allowOverlap="1" wp14:anchorId="4CC25E00" wp14:editId="579CF31A">
                <wp:simplePos x="0" y="0"/>
                <wp:positionH relativeFrom="column">
                  <wp:align>center</wp:align>
                </wp:positionH>
                <wp:positionV relativeFrom="margin">
                  <wp:align>center</wp:align>
                </wp:positionV>
                <wp:extent cx="4680585" cy="4205605"/>
                <wp:effectExtent l="0" t="0" r="0" b="0"/>
                <wp:wrapSquare wrapText="bothSides"/>
                <wp:docPr id="3" name="Marco3"/>
                <wp:cNvGraphicFramePr/>
                <a:graphic xmlns:a="http://schemas.openxmlformats.org/drawingml/2006/main">
                  <a:graphicData uri="http://schemas.microsoft.com/office/word/2010/wordprocessingShape">
                    <wps:wsp>
                      <wps:cNvSpPr/>
                      <wps:spPr>
                        <a:xfrm>
                          <a:off x="0" y="0"/>
                          <a:ext cx="4680000" cy="4204800"/>
                        </a:xfrm>
                        <a:prstGeom prst="rect">
                          <a:avLst/>
                        </a:prstGeom>
                        <a:noFill/>
                        <a:ln>
                          <a:noFill/>
                        </a:ln>
                      </wps:spPr>
                      <wps:style>
                        <a:lnRef idx="0">
                          <a:scrgbClr r="0" g="0" b="0"/>
                        </a:lnRef>
                        <a:fillRef idx="0">
                          <a:scrgbClr r="0" g="0" b="0"/>
                        </a:fillRef>
                        <a:effectRef idx="0">
                          <a:scrgbClr r="0" g="0" b="0"/>
                        </a:effectRef>
                        <a:fontRef idx="minor"/>
                      </wps:style>
                      <wps:txbx>
                        <w:txbxContent>
                          <w:p w14:paraId="00939C07" w14:textId="77777777" w:rsidR="00C3280B" w:rsidRDefault="00DA18D8">
                            <w:pPr>
                              <w:pStyle w:val="UBuAutoriza"/>
                            </w:pPr>
                            <w:r>
                              <w:rPr>
                                <w:rStyle w:val="UBugr"/>
                                <w:sz w:val="32"/>
                                <w:szCs w:val="32"/>
                              </w:rPr>
                              <w:t xml:space="preserve">D. </w:t>
                            </w: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39D55CA9" w14:textId="77777777" w:rsidR="00C3280B" w:rsidRDefault="00C3280B">
                            <w:pPr>
                              <w:pStyle w:val="UBuAutoriza"/>
                            </w:pPr>
                          </w:p>
                          <w:p w14:paraId="49508800" w14:textId="77777777" w:rsidR="00C3280B" w:rsidRDefault="00DA18D8">
                            <w:pPr>
                              <w:pStyle w:val="UBuAutoriza"/>
                            </w:pPr>
                            <w:r>
                              <w:rPr>
                                <w:rStyle w:val="UBugr"/>
                                <w:sz w:val="32"/>
                                <w:szCs w:val="32"/>
                              </w:rPr>
                              <w:t>Expone:</w:t>
                            </w:r>
                          </w:p>
                          <w:p w14:paraId="317E4DAE" w14:textId="77777777" w:rsidR="00C3280B" w:rsidRDefault="00C3280B">
                            <w:pPr>
                              <w:pStyle w:val="UBuAutoriza"/>
                            </w:pPr>
                          </w:p>
                          <w:p w14:paraId="5576D258" w14:textId="77777777" w:rsidR="00C3280B" w:rsidRDefault="00DA18D8">
                            <w:pPr>
                              <w:pStyle w:val="UBuAutoriza"/>
                            </w:pPr>
                            <w:r>
                              <w:rPr>
                                <w:rStyle w:val="UBugr"/>
                                <w:sz w:val="32"/>
                                <w:szCs w:val="32"/>
                              </w:rPr>
                              <w:t xml:space="preserve">Que el alumno D. C P.A., con DNI &lt;...&gt;, ha realizado el </w:t>
                            </w:r>
                            <w:r>
                              <w:rPr>
                                <w:rStyle w:val="UBugr"/>
                                <w:sz w:val="32"/>
                                <w:szCs w:val="32"/>
                              </w:rPr>
                              <w:fldChar w:fldCharType="begin"/>
                            </w:r>
                            <w:r>
                              <w:rPr>
                                <w:rStyle w:val="UBugr"/>
                                <w:sz w:val="32"/>
                                <w:szCs w:val="32"/>
                              </w:rPr>
                              <w:instrText>SUBJECT</w:instrTex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TITLE</w:instrText>
                            </w:r>
                            <w:r>
                              <w:rPr>
                                <w:rStyle w:val="UBugr"/>
                                <w:sz w:val="32"/>
                                <w:szCs w:val="32"/>
                              </w:rPr>
                              <w:fldChar w:fldCharType="end"/>
                            </w:r>
                            <w:r>
                              <w:rPr>
                                <w:rStyle w:val="UBugr"/>
                                <w:sz w:val="32"/>
                                <w:szCs w:val="32"/>
                              </w:rPr>
                              <w:t>.</w:t>
                            </w:r>
                          </w:p>
                          <w:p w14:paraId="4A705468" w14:textId="77777777" w:rsidR="00C3280B" w:rsidRDefault="00C3280B">
                            <w:pPr>
                              <w:pStyle w:val="UBuAutoriza"/>
                            </w:pPr>
                          </w:p>
                          <w:p w14:paraId="5262FCD6" w14:textId="77777777" w:rsidR="00C3280B" w:rsidRDefault="00DA18D8">
                            <w:pPr>
                              <w:pStyle w:val="UBuAutoriza"/>
                            </w:pPr>
                            <w:r>
                              <w:rPr>
                                <w:rStyle w:val="UBugr"/>
                                <w:sz w:val="32"/>
                                <w:szCs w:val="32"/>
                              </w:rPr>
                              <w:t>y que dicho trabajo ha sido realizado por el alumno bajo la dirección del que suscribe, en virtud de lo cual, Se autoriza su presentación y defensa.</w:t>
                            </w:r>
                          </w:p>
                          <w:p w14:paraId="3A8A7C87" w14:textId="77777777" w:rsidR="00C3280B" w:rsidRDefault="00C3280B">
                            <w:pPr>
                              <w:pStyle w:val="UBuAutoriza"/>
                            </w:pPr>
                          </w:p>
                          <w:p w14:paraId="6DD81843" w14:textId="77777777" w:rsidR="00C3280B" w:rsidRDefault="00DA18D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1627BEA6" w14:textId="77777777" w:rsidR="00C3280B" w:rsidRDefault="00C3280B">
                            <w:pPr>
                              <w:pStyle w:val="UBuPiePortada"/>
                            </w:pPr>
                          </w:p>
                          <w:p w14:paraId="0DC9A6F9" w14:textId="77777777" w:rsidR="00C3280B" w:rsidRDefault="00C3280B">
                            <w:pPr>
                              <w:pStyle w:val="UBuPiePortada"/>
                            </w:pPr>
                          </w:p>
                          <w:p w14:paraId="0C174892" w14:textId="77777777" w:rsidR="00C3280B" w:rsidRDefault="00C3280B">
                            <w:pPr>
                              <w:pStyle w:val="UBuPiePortada"/>
                            </w:pPr>
                          </w:p>
                          <w:p w14:paraId="7447BFA9" w14:textId="77777777" w:rsidR="00C3280B" w:rsidRDefault="00C3280B">
                            <w:pPr>
                              <w:pStyle w:val="UBuPiePortada"/>
                            </w:pPr>
                          </w:p>
                          <w:p w14:paraId="7F90A031" w14:textId="77777777" w:rsidR="00C3280B" w:rsidRDefault="00DA18D8">
                            <w:pPr>
                              <w:pStyle w:val="UBuPiePortada"/>
                            </w:pP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lIns="0" tIns="0" rIns="0" bIns="0">
                        <a:spAutoFit/>
                      </wps:bodyPr>
                    </wps:wsp>
                  </a:graphicData>
                </a:graphic>
              </wp:anchor>
            </w:drawing>
          </mc:Choice>
          <mc:Fallback>
            <w:pict>
              <v:rect w14:anchorId="4CC25E00" id="Marco3" o:spid="_x0000_s1026" style="position:absolute;margin-left:0;margin-top:0;width:368.55pt;height:331.15pt;z-index:2;visibility:visible;mso-wrap-style:squar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" filled="f" stroked="f">
                <v:textbox style="mso-fit-shape-to-text:t" inset="0,0,0,0">
                  <w:txbxContent>
                    <w:p w14:paraId="00939C07" w14:textId="77777777" w:rsidR="00C3280B" w:rsidRDefault="00DA18D8">
                      <w:pPr>
                        <w:pStyle w:val="UBuAutoriza"/>
                      </w:pPr>
                      <w:r>
                        <w:rPr>
                          <w:rStyle w:val="UBugr"/>
                          <w:sz w:val="32"/>
                          <w:szCs w:val="32"/>
                        </w:rPr>
                        <w:t xml:space="preserve">D. </w:t>
                      </w: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39D55CA9" w14:textId="77777777" w:rsidR="00C3280B" w:rsidRDefault="00C3280B">
                      <w:pPr>
                        <w:pStyle w:val="UBuAutoriza"/>
                      </w:pPr>
                    </w:p>
                    <w:p w14:paraId="49508800" w14:textId="77777777" w:rsidR="00C3280B" w:rsidRDefault="00DA18D8">
                      <w:pPr>
                        <w:pStyle w:val="UBuAutoriza"/>
                      </w:pPr>
                      <w:r>
                        <w:rPr>
                          <w:rStyle w:val="UBugr"/>
                          <w:sz w:val="32"/>
                          <w:szCs w:val="32"/>
                        </w:rPr>
                        <w:t>Expone:</w:t>
                      </w:r>
                    </w:p>
                    <w:p w14:paraId="317E4DAE" w14:textId="77777777" w:rsidR="00C3280B" w:rsidRDefault="00C3280B">
                      <w:pPr>
                        <w:pStyle w:val="UBuAutoriza"/>
                      </w:pPr>
                    </w:p>
                    <w:p w14:paraId="5576D258" w14:textId="77777777" w:rsidR="00C3280B" w:rsidRDefault="00DA18D8">
                      <w:pPr>
                        <w:pStyle w:val="UBuAutoriza"/>
                      </w:pPr>
                      <w:r>
                        <w:rPr>
                          <w:rStyle w:val="UBugr"/>
                          <w:sz w:val="32"/>
                          <w:szCs w:val="32"/>
                        </w:rPr>
                        <w:t xml:space="preserve">Que el alumno D. C P.A., con DNI &lt;...&gt;, ha realizado el </w:t>
                      </w:r>
                      <w:r>
                        <w:rPr>
                          <w:rStyle w:val="UBugr"/>
                          <w:sz w:val="32"/>
                          <w:szCs w:val="32"/>
                        </w:rPr>
                        <w:fldChar w:fldCharType="begin"/>
                      </w:r>
                      <w:r>
                        <w:rPr>
                          <w:rStyle w:val="UBugr"/>
                          <w:sz w:val="32"/>
                          <w:szCs w:val="32"/>
                        </w:rPr>
                        <w:instrText>SUBJECT</w:instrTex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TITLE</w:instrText>
                      </w:r>
                      <w:r>
                        <w:rPr>
                          <w:rStyle w:val="UBugr"/>
                          <w:sz w:val="32"/>
                          <w:szCs w:val="32"/>
                        </w:rPr>
                        <w:fldChar w:fldCharType="end"/>
                      </w:r>
                      <w:r>
                        <w:rPr>
                          <w:rStyle w:val="UBugr"/>
                          <w:sz w:val="32"/>
                          <w:szCs w:val="32"/>
                        </w:rPr>
                        <w:t>.</w:t>
                      </w:r>
                    </w:p>
                    <w:p w14:paraId="4A705468" w14:textId="77777777" w:rsidR="00C3280B" w:rsidRDefault="00C3280B">
                      <w:pPr>
                        <w:pStyle w:val="UBuAutoriza"/>
                      </w:pPr>
                    </w:p>
                    <w:p w14:paraId="5262FCD6" w14:textId="77777777" w:rsidR="00C3280B" w:rsidRDefault="00DA18D8">
                      <w:pPr>
                        <w:pStyle w:val="UBuAutoriza"/>
                      </w:pPr>
                      <w:r>
                        <w:rPr>
                          <w:rStyle w:val="UBugr"/>
                          <w:sz w:val="32"/>
                          <w:szCs w:val="32"/>
                        </w:rPr>
                        <w:t>y que dicho trabajo ha sido realizado por el alumno bajo la dirección del que suscribe, en virtud de lo cual, Se autoriza su presentación y defensa.</w:t>
                      </w:r>
                    </w:p>
                    <w:p w14:paraId="3A8A7C87" w14:textId="77777777" w:rsidR="00C3280B" w:rsidRDefault="00C3280B">
                      <w:pPr>
                        <w:pStyle w:val="UBuAutoriza"/>
                      </w:pPr>
                    </w:p>
                    <w:p w14:paraId="6DD81843" w14:textId="77777777" w:rsidR="00C3280B" w:rsidRDefault="00DA18D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1627BEA6" w14:textId="77777777" w:rsidR="00C3280B" w:rsidRDefault="00C3280B">
                      <w:pPr>
                        <w:pStyle w:val="UBuPiePortada"/>
                      </w:pPr>
                    </w:p>
                    <w:p w14:paraId="0DC9A6F9" w14:textId="77777777" w:rsidR="00C3280B" w:rsidRDefault="00C3280B">
                      <w:pPr>
                        <w:pStyle w:val="UBuPiePortada"/>
                      </w:pPr>
                    </w:p>
                    <w:p w14:paraId="0C174892" w14:textId="77777777" w:rsidR="00C3280B" w:rsidRDefault="00C3280B">
                      <w:pPr>
                        <w:pStyle w:val="UBuPiePortada"/>
                      </w:pPr>
                    </w:p>
                    <w:p w14:paraId="7447BFA9" w14:textId="77777777" w:rsidR="00C3280B" w:rsidRDefault="00C3280B">
                      <w:pPr>
                        <w:pStyle w:val="UBuPiePortada"/>
                      </w:pPr>
                    </w:p>
                    <w:p w14:paraId="7F90A031" w14:textId="77777777" w:rsidR="00C3280B" w:rsidRDefault="00DA18D8">
                      <w:pPr>
                        <w:pStyle w:val="UBuPiePortada"/>
                      </w:pP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rect>
            </w:pict>
          </mc:Fallback>
        </mc:AlternateContent>
      </w:r>
    </w:p>
    <w:p w14:paraId="24FE5C55" w14:textId="77777777" w:rsidR="00C3280B" w:rsidRDefault="00DA18D8">
      <w:r>
        <w:br w:type="page"/>
      </w:r>
    </w:p>
    <w:p w14:paraId="4D28DF0D" w14:textId="77777777" w:rsidR="00C3280B" w:rsidRDefault="00C3280B"/>
    <w:p w14:paraId="3401DC13" w14:textId="77777777" w:rsidR="00C3280B" w:rsidRDefault="00DA18D8">
      <w:pPr>
        <w:pStyle w:val="Standard"/>
        <w:spacing w:before="227" w:after="113"/>
        <w:jc w:val="center"/>
        <w:rPr>
          <w:b/>
          <w:bCs/>
        </w:rPr>
      </w:pPr>
      <w:r>
        <w:rPr>
          <w:b/>
          <w:bCs/>
        </w:rPr>
        <w:t>Resumen</w:t>
      </w:r>
    </w:p>
    <w:p w14:paraId="4664A363" w14:textId="77777777" w:rsidR="00C3280B" w:rsidRDefault="00DA18D8">
      <w:pPr>
        <w:jc w:val="center"/>
        <w:rPr>
          <w:rFonts w:ascii="Liberation Serif" w:eastAsia="Droid Sans" w:hAnsi="Liberation Serif" w:cs="Lohit Hindi"/>
          <w:kern w:val="2"/>
          <w:sz w:val="21"/>
          <w:szCs w:val="24"/>
          <w:lang w:eastAsia="zh-CN" w:bidi="hi-IN"/>
        </w:rPr>
      </w:pPr>
      <w:r>
        <w:rPr>
          <w:rFonts w:ascii="Liberation Serif" w:eastAsia="Droid Sans" w:hAnsi="Liberation Serif" w:cs="Lohit Hindi"/>
          <w:kern w:val="2"/>
          <w:sz w:val="21"/>
          <w:szCs w:val="24"/>
          <w:lang w:eastAsia="zh-CN" w:bidi="hi-IN"/>
        </w:rPr>
        <w:t>La intención de este trabajo va a ser el desarrollo de un videojuego de plataformas 2D con el motor gráfico Unity y el lenguaje de programación C#.</w:t>
      </w:r>
    </w:p>
    <w:p w14:paraId="1DDCE8AE" w14:textId="77777777" w:rsidR="00C3280B" w:rsidRDefault="00DA18D8">
      <w:pPr>
        <w:pStyle w:val="Standard"/>
        <w:spacing w:before="227" w:after="113"/>
        <w:jc w:val="center"/>
        <w:rPr>
          <w:rFonts w:ascii="Liberation Serif" w:eastAsia="Droid Sans" w:hAnsi="Liberation Serif" w:cs="Lohit Hindi"/>
          <w:sz w:val="21"/>
        </w:rPr>
      </w:pPr>
      <w:r>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3ED71B46" w14:textId="77777777" w:rsidR="00C3280B" w:rsidRDefault="00C3280B">
      <w:pPr>
        <w:jc w:val="center"/>
      </w:pPr>
    </w:p>
    <w:p w14:paraId="5D3E31E2" w14:textId="77777777" w:rsidR="00C3280B" w:rsidRDefault="00DA18D8">
      <w:pPr>
        <w:pStyle w:val="Standard"/>
        <w:spacing w:before="227" w:after="113"/>
        <w:jc w:val="center"/>
        <w:rPr>
          <w:b/>
          <w:bCs/>
        </w:rPr>
      </w:pPr>
      <w:r>
        <w:rPr>
          <w:b/>
          <w:bCs/>
        </w:rPr>
        <w:t>Descriptores</w:t>
      </w:r>
    </w:p>
    <w:p w14:paraId="360C82B2" w14:textId="77777777" w:rsidR="00C3280B" w:rsidRDefault="00DA18D8">
      <w:pPr>
        <w:pStyle w:val="Abstract"/>
        <w:jc w:val="center"/>
        <w:rPr>
          <w:rStyle w:val="ingls"/>
        </w:rPr>
      </w:pPr>
      <w:proofErr w:type="spellStart"/>
      <w:r>
        <w:rPr>
          <w:rStyle w:val="ingls"/>
        </w:rPr>
        <w:t>Videojuegos</w:t>
      </w:r>
      <w:proofErr w:type="spellEnd"/>
      <w:r>
        <w:rPr>
          <w:rStyle w:val="ingls"/>
        </w:rPr>
        <w:t xml:space="preserve">, </w:t>
      </w:r>
      <w:proofErr w:type="spellStart"/>
      <w:r>
        <w:rPr>
          <w:rStyle w:val="ingls"/>
        </w:rPr>
        <w:t>plataformas</w:t>
      </w:r>
      <w:proofErr w:type="spellEnd"/>
      <w:r>
        <w:rPr>
          <w:rStyle w:val="ingls"/>
        </w:rPr>
        <w:t xml:space="preserve"> 2D, Unity, C#</w:t>
      </w:r>
    </w:p>
    <w:p w14:paraId="18FEA71B" w14:textId="77777777" w:rsidR="00C3280B" w:rsidRDefault="00DA18D8">
      <w:r>
        <w:br w:type="page"/>
      </w:r>
    </w:p>
    <w:p w14:paraId="7C5D7260" w14:textId="77777777" w:rsidR="00C3280B" w:rsidRDefault="00DA18D8">
      <w:pPr>
        <w:jc w:val="center"/>
        <w:rPr>
          <w:b/>
          <w:bCs/>
        </w:rPr>
      </w:pPr>
      <w:proofErr w:type="spellStart"/>
      <w:r>
        <w:rPr>
          <w:b/>
          <w:bCs/>
        </w:rPr>
        <w:lastRenderedPageBreak/>
        <w:t>Abstract</w:t>
      </w:r>
      <w:proofErr w:type="spellEnd"/>
    </w:p>
    <w:p w14:paraId="27F9B63A" w14:textId="77777777" w:rsidR="00C3280B" w:rsidRDefault="00DA18D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1D09188" w14:textId="77777777" w:rsidR="00C3280B" w:rsidRDefault="00DA18D8">
      <w:pPr>
        <w:jc w:val="center"/>
      </w:pPr>
      <w:proofErr w:type="spellStart"/>
      <w:r>
        <w:t>The</w:t>
      </w:r>
      <w:proofErr w:type="spellEnd"/>
      <w:r>
        <w:t xml:space="preserve"> </w:t>
      </w:r>
      <w:proofErr w:type="spellStart"/>
      <w:r>
        <w:t>main</w:t>
      </w:r>
      <w:proofErr w:type="spellEnd"/>
      <w:r>
        <w:t xml:space="preserve"> </w:t>
      </w:r>
      <w:proofErr w:type="spellStart"/>
      <w:r>
        <w:t>mechanics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 xml:space="preserve"> </w:t>
      </w:r>
      <w:proofErr w:type="spellStart"/>
      <w:r>
        <w:t>will</w:t>
      </w:r>
      <w:proofErr w:type="spellEnd"/>
      <w:r>
        <w:t xml:space="preserve"> </w:t>
      </w:r>
      <w:proofErr w:type="spellStart"/>
      <w:r>
        <w:t>consist</w:t>
      </w:r>
      <w:proofErr w:type="spellEnd"/>
      <w:r>
        <w:t xml:space="preserve"> </w:t>
      </w:r>
      <w:proofErr w:type="spellStart"/>
      <w:r>
        <w:t>of</w:t>
      </w:r>
      <w:proofErr w:type="spellEnd"/>
      <w:r>
        <w:t xml:space="preserve"> </w:t>
      </w:r>
      <w:proofErr w:type="spellStart"/>
      <w:r>
        <w:t>manipulating</w:t>
      </w:r>
      <w:proofErr w:type="spellEnd"/>
      <w:r>
        <w:t xml:space="preserve"> </w:t>
      </w:r>
      <w:proofErr w:type="spellStart"/>
      <w:r>
        <w:t>physics</w:t>
      </w:r>
      <w:proofErr w:type="spellEnd"/>
      <w:r>
        <w:t xml:space="preserve"> and time </w:t>
      </w:r>
      <w:proofErr w:type="spellStart"/>
      <w:r>
        <w:t>to</w:t>
      </w:r>
      <w:proofErr w:type="spellEnd"/>
      <w:r>
        <w:t xml:space="preserve"> </w:t>
      </w:r>
      <w:proofErr w:type="spellStart"/>
      <w:r>
        <w:t>help</w:t>
      </w:r>
      <w:proofErr w:type="spellEnd"/>
      <w:r>
        <w:t xml:space="preserve"> </w:t>
      </w:r>
      <w:proofErr w:type="spellStart"/>
      <w:r>
        <w:t>or</w:t>
      </w:r>
      <w:proofErr w:type="spellEnd"/>
      <w:r>
        <w:t xml:space="preserve"> </w:t>
      </w:r>
      <w:proofErr w:type="spellStart"/>
      <w:r>
        <w:t>obstruct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to</w:t>
      </w:r>
      <w:proofErr w:type="spellEnd"/>
      <w:r>
        <w:t xml:space="preserve"> </w:t>
      </w:r>
      <w:proofErr w:type="spellStart"/>
      <w:r>
        <w:t>pass</w:t>
      </w:r>
      <w:proofErr w:type="spellEnd"/>
      <w:r>
        <w:t xml:space="preserve"> </w:t>
      </w:r>
      <w:proofErr w:type="spellStart"/>
      <w:r>
        <w:t>the</w:t>
      </w:r>
      <w:proofErr w:type="spellEnd"/>
      <w:r>
        <w:t xml:space="preserve"> </w:t>
      </w:r>
      <w:proofErr w:type="spellStart"/>
      <w:r>
        <w:t>levels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w:t>
      </w:r>
    </w:p>
    <w:p w14:paraId="296BECAB" w14:textId="77777777" w:rsidR="00C3280B" w:rsidRDefault="00C3280B">
      <w:pPr>
        <w:jc w:val="center"/>
      </w:pPr>
    </w:p>
    <w:p w14:paraId="2C6322EE" w14:textId="77777777" w:rsidR="00C3280B" w:rsidRDefault="00DA18D8">
      <w:pPr>
        <w:jc w:val="center"/>
        <w:rPr>
          <w:b/>
          <w:bCs/>
        </w:rPr>
      </w:pPr>
      <w:proofErr w:type="spellStart"/>
      <w:r>
        <w:rPr>
          <w:b/>
          <w:bCs/>
        </w:rPr>
        <w:t>Keywords</w:t>
      </w:r>
      <w:proofErr w:type="spellEnd"/>
    </w:p>
    <w:p w14:paraId="723FD0E3" w14:textId="77777777" w:rsidR="00C3280B" w:rsidRDefault="00DA18D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53D78CC" w14:textId="77777777" w:rsidR="00C3280B" w:rsidRDefault="00DA18D8">
      <w:r>
        <w:br w:type="page"/>
      </w:r>
    </w:p>
    <w:p w14:paraId="724FE5F9"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0" w:name="_Toc67762321"/>
      <w:r>
        <w:rPr>
          <w:rFonts w:ascii="Liberation Sans" w:eastAsia="Droid Sans" w:hAnsi="Liberation Sans" w:cs="Lohit Hindi"/>
          <w:b/>
          <w:bCs/>
          <w:color w:val="auto"/>
          <w:kern w:val="2"/>
          <w:sz w:val="28"/>
          <w:szCs w:val="28"/>
          <w:lang w:eastAsia="zh-CN" w:bidi="hi-IN"/>
        </w:rPr>
        <w:lastRenderedPageBreak/>
        <w:t>Índice general</w:t>
      </w:r>
      <w:bookmarkEnd w:id="0"/>
    </w:p>
    <w:sdt>
      <w:sdtPr>
        <w:rPr>
          <w:rFonts w:asciiTheme="minorHAnsi" w:eastAsiaTheme="minorHAnsi" w:hAnsiTheme="minorHAnsi" w:cstheme="minorBidi"/>
          <w:color w:val="auto"/>
          <w:sz w:val="22"/>
          <w:szCs w:val="22"/>
          <w:lang w:eastAsia="en-US"/>
        </w:rPr>
        <w:id w:val="880660678"/>
        <w:docPartObj>
          <w:docPartGallery w:val="Table of Contents"/>
          <w:docPartUnique/>
        </w:docPartObj>
      </w:sdtPr>
      <w:sdtEndPr/>
      <w:sdtContent>
        <w:p w14:paraId="7E3686AD" w14:textId="77777777" w:rsidR="00C3280B" w:rsidRDefault="00C3280B">
          <w:pPr>
            <w:pStyle w:val="TtuloTDC"/>
          </w:pPr>
        </w:p>
        <w:p w14:paraId="76FBAC02" w14:textId="3414C815" w:rsidR="00152A18" w:rsidRDefault="00DA18D8">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67762321" w:history="1">
            <w:r w:rsidR="00152A18" w:rsidRPr="00C014E7">
              <w:rPr>
                <w:rStyle w:val="Hipervnculo"/>
                <w:rFonts w:ascii="Liberation Sans" w:eastAsia="Droid Sans" w:hAnsi="Liberation Sans" w:cs="Lohit Hindi"/>
                <w:b/>
                <w:bCs/>
                <w:noProof/>
                <w:kern w:val="2"/>
                <w:lang w:eastAsia="zh-CN" w:bidi="hi-IN"/>
              </w:rPr>
              <w:t>Índice general</w:t>
            </w:r>
            <w:r w:rsidR="00152A18">
              <w:rPr>
                <w:noProof/>
                <w:webHidden/>
              </w:rPr>
              <w:tab/>
            </w:r>
            <w:r w:rsidR="00152A18">
              <w:rPr>
                <w:noProof/>
                <w:webHidden/>
              </w:rPr>
              <w:fldChar w:fldCharType="begin"/>
            </w:r>
            <w:r w:rsidR="00152A18">
              <w:rPr>
                <w:noProof/>
                <w:webHidden/>
              </w:rPr>
              <w:instrText xml:space="preserve"> PAGEREF _Toc67762321 \h </w:instrText>
            </w:r>
            <w:r w:rsidR="00152A18">
              <w:rPr>
                <w:noProof/>
                <w:webHidden/>
              </w:rPr>
            </w:r>
            <w:r w:rsidR="00152A18">
              <w:rPr>
                <w:noProof/>
                <w:webHidden/>
              </w:rPr>
              <w:fldChar w:fldCharType="separate"/>
            </w:r>
            <w:r w:rsidR="00152A18">
              <w:rPr>
                <w:noProof/>
                <w:webHidden/>
              </w:rPr>
              <w:t>5</w:t>
            </w:r>
            <w:r w:rsidR="00152A18">
              <w:rPr>
                <w:noProof/>
                <w:webHidden/>
              </w:rPr>
              <w:fldChar w:fldCharType="end"/>
            </w:r>
          </w:hyperlink>
        </w:p>
        <w:p w14:paraId="3002D119" w14:textId="6943D48A" w:rsidR="00152A18" w:rsidRDefault="00152A18">
          <w:pPr>
            <w:pStyle w:val="TDC1"/>
            <w:tabs>
              <w:tab w:val="right" w:leader="dot" w:pos="8494"/>
            </w:tabs>
            <w:rPr>
              <w:rFonts w:eastAsiaTheme="minorEastAsia"/>
              <w:noProof/>
              <w:lang w:eastAsia="es-ES"/>
            </w:rPr>
          </w:pPr>
          <w:hyperlink w:anchor="_Toc67762322" w:history="1">
            <w:r w:rsidRPr="00C014E7">
              <w:rPr>
                <w:rStyle w:val="Hipervnculo"/>
                <w:rFonts w:ascii="Liberation Sans" w:eastAsia="Droid Sans" w:hAnsi="Liberation Sans" w:cs="Lohit Hindi"/>
                <w:b/>
                <w:bCs/>
                <w:noProof/>
                <w:kern w:val="2"/>
                <w:lang w:eastAsia="zh-CN" w:bidi="hi-IN"/>
              </w:rPr>
              <w:t>Índice de figuras</w:t>
            </w:r>
            <w:r>
              <w:rPr>
                <w:noProof/>
                <w:webHidden/>
              </w:rPr>
              <w:tab/>
            </w:r>
            <w:r>
              <w:rPr>
                <w:noProof/>
                <w:webHidden/>
              </w:rPr>
              <w:fldChar w:fldCharType="begin"/>
            </w:r>
            <w:r>
              <w:rPr>
                <w:noProof/>
                <w:webHidden/>
              </w:rPr>
              <w:instrText xml:space="preserve"> PAGEREF _Toc67762322 \h </w:instrText>
            </w:r>
            <w:r>
              <w:rPr>
                <w:noProof/>
                <w:webHidden/>
              </w:rPr>
            </w:r>
            <w:r>
              <w:rPr>
                <w:noProof/>
                <w:webHidden/>
              </w:rPr>
              <w:fldChar w:fldCharType="separate"/>
            </w:r>
            <w:r>
              <w:rPr>
                <w:noProof/>
                <w:webHidden/>
              </w:rPr>
              <w:t>7</w:t>
            </w:r>
            <w:r>
              <w:rPr>
                <w:noProof/>
                <w:webHidden/>
              </w:rPr>
              <w:fldChar w:fldCharType="end"/>
            </w:r>
          </w:hyperlink>
        </w:p>
        <w:p w14:paraId="771C7609" w14:textId="534225F1" w:rsidR="00152A18" w:rsidRDefault="00152A18">
          <w:pPr>
            <w:pStyle w:val="TDC1"/>
            <w:tabs>
              <w:tab w:val="right" w:leader="dot" w:pos="8494"/>
            </w:tabs>
            <w:rPr>
              <w:rFonts w:eastAsiaTheme="minorEastAsia"/>
              <w:noProof/>
              <w:lang w:eastAsia="es-ES"/>
            </w:rPr>
          </w:pPr>
          <w:hyperlink w:anchor="_Toc67762323" w:history="1">
            <w:r w:rsidRPr="00C014E7">
              <w:rPr>
                <w:rStyle w:val="Hipervnculo"/>
                <w:rFonts w:ascii="Liberation Sans" w:eastAsia="Droid Sans" w:hAnsi="Liberation Sans" w:cs="Lohit Hindi"/>
                <w:b/>
                <w:bCs/>
                <w:noProof/>
                <w:kern w:val="2"/>
                <w:lang w:eastAsia="zh-CN" w:bidi="hi-IN"/>
              </w:rPr>
              <w:t>Introducción</w:t>
            </w:r>
            <w:r>
              <w:rPr>
                <w:noProof/>
                <w:webHidden/>
              </w:rPr>
              <w:tab/>
            </w:r>
            <w:r>
              <w:rPr>
                <w:noProof/>
                <w:webHidden/>
              </w:rPr>
              <w:fldChar w:fldCharType="begin"/>
            </w:r>
            <w:r>
              <w:rPr>
                <w:noProof/>
                <w:webHidden/>
              </w:rPr>
              <w:instrText xml:space="preserve"> PAGEREF _Toc67762323 \h </w:instrText>
            </w:r>
            <w:r>
              <w:rPr>
                <w:noProof/>
                <w:webHidden/>
              </w:rPr>
            </w:r>
            <w:r>
              <w:rPr>
                <w:noProof/>
                <w:webHidden/>
              </w:rPr>
              <w:fldChar w:fldCharType="separate"/>
            </w:r>
            <w:r>
              <w:rPr>
                <w:noProof/>
                <w:webHidden/>
              </w:rPr>
              <w:t>8</w:t>
            </w:r>
            <w:r>
              <w:rPr>
                <w:noProof/>
                <w:webHidden/>
              </w:rPr>
              <w:fldChar w:fldCharType="end"/>
            </w:r>
          </w:hyperlink>
        </w:p>
        <w:p w14:paraId="19E91BD3" w14:textId="2249DCC5" w:rsidR="00152A18" w:rsidRDefault="00152A18">
          <w:pPr>
            <w:pStyle w:val="TDC1"/>
            <w:tabs>
              <w:tab w:val="right" w:leader="dot" w:pos="8494"/>
            </w:tabs>
            <w:rPr>
              <w:rFonts w:eastAsiaTheme="minorEastAsia"/>
              <w:noProof/>
              <w:lang w:eastAsia="es-ES"/>
            </w:rPr>
          </w:pPr>
          <w:hyperlink w:anchor="_Toc67762324" w:history="1">
            <w:r w:rsidRPr="00C014E7">
              <w:rPr>
                <w:rStyle w:val="Hipervnculo"/>
                <w:rFonts w:ascii="Liberation Sans" w:eastAsia="Droid Sans" w:hAnsi="Liberation Sans" w:cs="Lohit Hindi"/>
                <w:b/>
                <w:bCs/>
                <w:noProof/>
                <w:kern w:val="2"/>
                <w:lang w:eastAsia="zh-CN" w:bidi="hi-IN"/>
              </w:rPr>
              <w:t>Objetivos del proyecto</w:t>
            </w:r>
            <w:r>
              <w:rPr>
                <w:noProof/>
                <w:webHidden/>
              </w:rPr>
              <w:tab/>
            </w:r>
            <w:r>
              <w:rPr>
                <w:noProof/>
                <w:webHidden/>
              </w:rPr>
              <w:fldChar w:fldCharType="begin"/>
            </w:r>
            <w:r>
              <w:rPr>
                <w:noProof/>
                <w:webHidden/>
              </w:rPr>
              <w:instrText xml:space="preserve"> PAGEREF _Toc67762324 \h </w:instrText>
            </w:r>
            <w:r>
              <w:rPr>
                <w:noProof/>
                <w:webHidden/>
              </w:rPr>
            </w:r>
            <w:r>
              <w:rPr>
                <w:noProof/>
                <w:webHidden/>
              </w:rPr>
              <w:fldChar w:fldCharType="separate"/>
            </w:r>
            <w:r>
              <w:rPr>
                <w:noProof/>
                <w:webHidden/>
              </w:rPr>
              <w:t>9</w:t>
            </w:r>
            <w:r>
              <w:rPr>
                <w:noProof/>
                <w:webHidden/>
              </w:rPr>
              <w:fldChar w:fldCharType="end"/>
            </w:r>
          </w:hyperlink>
        </w:p>
        <w:p w14:paraId="1EDD3E81" w14:textId="0DC4434A" w:rsidR="00152A18" w:rsidRDefault="00152A18">
          <w:pPr>
            <w:pStyle w:val="TDC1"/>
            <w:tabs>
              <w:tab w:val="right" w:leader="dot" w:pos="8494"/>
            </w:tabs>
            <w:rPr>
              <w:rFonts w:eastAsiaTheme="minorEastAsia"/>
              <w:noProof/>
              <w:lang w:eastAsia="es-ES"/>
            </w:rPr>
          </w:pPr>
          <w:hyperlink w:anchor="_Toc67762325" w:history="1">
            <w:r w:rsidRPr="00C014E7">
              <w:rPr>
                <w:rStyle w:val="Hipervnculo"/>
                <w:rFonts w:ascii="Liberation Sans" w:eastAsia="Droid Sans" w:hAnsi="Liberation Sans" w:cs="Lohit Hindi"/>
                <w:b/>
                <w:bCs/>
                <w:noProof/>
                <w:kern w:val="2"/>
                <w:lang w:eastAsia="zh-CN" w:bidi="hi-IN"/>
              </w:rPr>
              <w:t>Conceptos teóricos</w:t>
            </w:r>
            <w:r>
              <w:rPr>
                <w:noProof/>
                <w:webHidden/>
              </w:rPr>
              <w:tab/>
            </w:r>
            <w:r>
              <w:rPr>
                <w:noProof/>
                <w:webHidden/>
              </w:rPr>
              <w:fldChar w:fldCharType="begin"/>
            </w:r>
            <w:r>
              <w:rPr>
                <w:noProof/>
                <w:webHidden/>
              </w:rPr>
              <w:instrText xml:space="preserve"> PAGEREF _Toc67762325 \h </w:instrText>
            </w:r>
            <w:r>
              <w:rPr>
                <w:noProof/>
                <w:webHidden/>
              </w:rPr>
            </w:r>
            <w:r>
              <w:rPr>
                <w:noProof/>
                <w:webHidden/>
              </w:rPr>
              <w:fldChar w:fldCharType="separate"/>
            </w:r>
            <w:r>
              <w:rPr>
                <w:noProof/>
                <w:webHidden/>
              </w:rPr>
              <w:t>10</w:t>
            </w:r>
            <w:r>
              <w:rPr>
                <w:noProof/>
                <w:webHidden/>
              </w:rPr>
              <w:fldChar w:fldCharType="end"/>
            </w:r>
          </w:hyperlink>
        </w:p>
        <w:p w14:paraId="28B38DF7" w14:textId="24D94905" w:rsidR="00152A18" w:rsidRDefault="00152A18">
          <w:pPr>
            <w:pStyle w:val="TDC2"/>
            <w:tabs>
              <w:tab w:val="right" w:leader="dot" w:pos="8494"/>
            </w:tabs>
            <w:rPr>
              <w:rFonts w:eastAsiaTheme="minorEastAsia"/>
              <w:noProof/>
              <w:lang w:eastAsia="es-ES"/>
            </w:rPr>
          </w:pPr>
          <w:hyperlink w:anchor="_Toc67762326" w:history="1">
            <w:r w:rsidRPr="00C014E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_Toc67762326 \h </w:instrText>
            </w:r>
            <w:r>
              <w:rPr>
                <w:noProof/>
                <w:webHidden/>
              </w:rPr>
            </w:r>
            <w:r>
              <w:rPr>
                <w:noProof/>
                <w:webHidden/>
              </w:rPr>
              <w:fldChar w:fldCharType="separate"/>
            </w:r>
            <w:r>
              <w:rPr>
                <w:noProof/>
                <w:webHidden/>
              </w:rPr>
              <w:t>10</w:t>
            </w:r>
            <w:r>
              <w:rPr>
                <w:noProof/>
                <w:webHidden/>
              </w:rPr>
              <w:fldChar w:fldCharType="end"/>
            </w:r>
          </w:hyperlink>
        </w:p>
        <w:p w14:paraId="0B5A11ED" w14:textId="5A87AC8C" w:rsidR="00152A18" w:rsidRDefault="00152A18">
          <w:pPr>
            <w:pStyle w:val="TDC3"/>
            <w:tabs>
              <w:tab w:val="right" w:leader="dot" w:pos="8494"/>
            </w:tabs>
            <w:rPr>
              <w:noProof/>
            </w:rPr>
          </w:pPr>
          <w:hyperlink w:anchor="_Toc67762327" w:history="1">
            <w:r w:rsidRPr="00C014E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_Toc67762327 \h </w:instrText>
            </w:r>
            <w:r>
              <w:rPr>
                <w:noProof/>
                <w:webHidden/>
              </w:rPr>
            </w:r>
            <w:r>
              <w:rPr>
                <w:noProof/>
                <w:webHidden/>
              </w:rPr>
              <w:fldChar w:fldCharType="separate"/>
            </w:r>
            <w:r>
              <w:rPr>
                <w:noProof/>
                <w:webHidden/>
              </w:rPr>
              <w:t>10</w:t>
            </w:r>
            <w:r>
              <w:rPr>
                <w:noProof/>
                <w:webHidden/>
              </w:rPr>
              <w:fldChar w:fldCharType="end"/>
            </w:r>
          </w:hyperlink>
        </w:p>
        <w:p w14:paraId="196E78BB" w14:textId="0F16F188" w:rsidR="00152A18" w:rsidRDefault="00152A18">
          <w:pPr>
            <w:pStyle w:val="TDC3"/>
            <w:tabs>
              <w:tab w:val="right" w:leader="dot" w:pos="8494"/>
            </w:tabs>
            <w:rPr>
              <w:noProof/>
            </w:rPr>
          </w:pPr>
          <w:hyperlink w:anchor="_Toc67762328" w:history="1">
            <w:r w:rsidRPr="00C014E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_Toc67762328 \h </w:instrText>
            </w:r>
            <w:r>
              <w:rPr>
                <w:noProof/>
                <w:webHidden/>
              </w:rPr>
            </w:r>
            <w:r>
              <w:rPr>
                <w:noProof/>
                <w:webHidden/>
              </w:rPr>
              <w:fldChar w:fldCharType="separate"/>
            </w:r>
            <w:r>
              <w:rPr>
                <w:noProof/>
                <w:webHidden/>
              </w:rPr>
              <w:t>11</w:t>
            </w:r>
            <w:r>
              <w:rPr>
                <w:noProof/>
                <w:webHidden/>
              </w:rPr>
              <w:fldChar w:fldCharType="end"/>
            </w:r>
          </w:hyperlink>
        </w:p>
        <w:p w14:paraId="3E1A6A49" w14:textId="077C1164" w:rsidR="00152A18" w:rsidRDefault="00152A18">
          <w:pPr>
            <w:pStyle w:val="TDC3"/>
            <w:tabs>
              <w:tab w:val="right" w:leader="dot" w:pos="8494"/>
            </w:tabs>
            <w:rPr>
              <w:noProof/>
            </w:rPr>
          </w:pPr>
          <w:hyperlink w:anchor="_Toc67762329" w:history="1">
            <w:r w:rsidRPr="00C014E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_Toc67762329 \h </w:instrText>
            </w:r>
            <w:r>
              <w:rPr>
                <w:noProof/>
                <w:webHidden/>
              </w:rPr>
            </w:r>
            <w:r>
              <w:rPr>
                <w:noProof/>
                <w:webHidden/>
              </w:rPr>
              <w:fldChar w:fldCharType="separate"/>
            </w:r>
            <w:r>
              <w:rPr>
                <w:noProof/>
                <w:webHidden/>
              </w:rPr>
              <w:t>12</w:t>
            </w:r>
            <w:r>
              <w:rPr>
                <w:noProof/>
                <w:webHidden/>
              </w:rPr>
              <w:fldChar w:fldCharType="end"/>
            </w:r>
          </w:hyperlink>
        </w:p>
        <w:p w14:paraId="166C4FE2" w14:textId="123E4BAC" w:rsidR="00152A18" w:rsidRDefault="00152A18">
          <w:pPr>
            <w:pStyle w:val="TDC3"/>
            <w:tabs>
              <w:tab w:val="right" w:leader="dot" w:pos="8494"/>
            </w:tabs>
            <w:rPr>
              <w:noProof/>
            </w:rPr>
          </w:pPr>
          <w:hyperlink w:anchor="_Toc67762330" w:history="1">
            <w:r w:rsidRPr="00C014E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_Toc67762330 \h </w:instrText>
            </w:r>
            <w:r>
              <w:rPr>
                <w:noProof/>
                <w:webHidden/>
              </w:rPr>
            </w:r>
            <w:r>
              <w:rPr>
                <w:noProof/>
                <w:webHidden/>
              </w:rPr>
              <w:fldChar w:fldCharType="separate"/>
            </w:r>
            <w:r>
              <w:rPr>
                <w:noProof/>
                <w:webHidden/>
              </w:rPr>
              <w:t>12</w:t>
            </w:r>
            <w:r>
              <w:rPr>
                <w:noProof/>
                <w:webHidden/>
              </w:rPr>
              <w:fldChar w:fldCharType="end"/>
            </w:r>
          </w:hyperlink>
        </w:p>
        <w:p w14:paraId="54415104" w14:textId="419FFDCD" w:rsidR="00152A18" w:rsidRDefault="00152A18">
          <w:pPr>
            <w:pStyle w:val="TDC3"/>
            <w:tabs>
              <w:tab w:val="right" w:leader="dot" w:pos="8494"/>
            </w:tabs>
            <w:rPr>
              <w:noProof/>
            </w:rPr>
          </w:pPr>
          <w:hyperlink w:anchor="_Toc67762331" w:history="1">
            <w:r w:rsidRPr="00C014E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_Toc67762331 \h </w:instrText>
            </w:r>
            <w:r>
              <w:rPr>
                <w:noProof/>
                <w:webHidden/>
              </w:rPr>
            </w:r>
            <w:r>
              <w:rPr>
                <w:noProof/>
                <w:webHidden/>
              </w:rPr>
              <w:fldChar w:fldCharType="separate"/>
            </w:r>
            <w:r>
              <w:rPr>
                <w:noProof/>
                <w:webHidden/>
              </w:rPr>
              <w:t>13</w:t>
            </w:r>
            <w:r>
              <w:rPr>
                <w:noProof/>
                <w:webHidden/>
              </w:rPr>
              <w:fldChar w:fldCharType="end"/>
            </w:r>
          </w:hyperlink>
        </w:p>
        <w:p w14:paraId="68CDDDF8" w14:textId="57885762" w:rsidR="00152A18" w:rsidRDefault="00152A18">
          <w:pPr>
            <w:pStyle w:val="TDC1"/>
            <w:tabs>
              <w:tab w:val="right" w:leader="dot" w:pos="8494"/>
            </w:tabs>
            <w:rPr>
              <w:rFonts w:eastAsiaTheme="minorEastAsia"/>
              <w:noProof/>
              <w:lang w:eastAsia="es-ES"/>
            </w:rPr>
          </w:pPr>
          <w:hyperlink w:anchor="_Toc67762332" w:history="1">
            <w:r w:rsidRPr="00C014E7">
              <w:rPr>
                <w:rStyle w:val="Hipervnculo"/>
                <w:rFonts w:ascii="Liberation Sans" w:eastAsia="Droid Sans" w:hAnsi="Liberation Sans" w:cs="Lohit Hindi"/>
                <w:b/>
                <w:bCs/>
                <w:noProof/>
                <w:kern w:val="2"/>
                <w:lang w:eastAsia="zh-CN" w:bidi="hi-IN"/>
              </w:rPr>
              <w:t>Técnicas y herramientas</w:t>
            </w:r>
            <w:r>
              <w:rPr>
                <w:noProof/>
                <w:webHidden/>
              </w:rPr>
              <w:tab/>
            </w:r>
            <w:r>
              <w:rPr>
                <w:noProof/>
                <w:webHidden/>
              </w:rPr>
              <w:fldChar w:fldCharType="begin"/>
            </w:r>
            <w:r>
              <w:rPr>
                <w:noProof/>
                <w:webHidden/>
              </w:rPr>
              <w:instrText xml:space="preserve"> PAGEREF _Toc67762332 \h </w:instrText>
            </w:r>
            <w:r>
              <w:rPr>
                <w:noProof/>
                <w:webHidden/>
              </w:rPr>
            </w:r>
            <w:r>
              <w:rPr>
                <w:noProof/>
                <w:webHidden/>
              </w:rPr>
              <w:fldChar w:fldCharType="separate"/>
            </w:r>
            <w:r>
              <w:rPr>
                <w:noProof/>
                <w:webHidden/>
              </w:rPr>
              <w:t>14</w:t>
            </w:r>
            <w:r>
              <w:rPr>
                <w:noProof/>
                <w:webHidden/>
              </w:rPr>
              <w:fldChar w:fldCharType="end"/>
            </w:r>
          </w:hyperlink>
        </w:p>
        <w:p w14:paraId="3CC952ED" w14:textId="0636BF48" w:rsidR="00152A18" w:rsidRDefault="00152A18">
          <w:pPr>
            <w:pStyle w:val="TDC2"/>
            <w:tabs>
              <w:tab w:val="right" w:leader="dot" w:pos="8494"/>
            </w:tabs>
            <w:rPr>
              <w:rFonts w:eastAsiaTheme="minorEastAsia"/>
              <w:noProof/>
              <w:lang w:eastAsia="es-ES"/>
            </w:rPr>
          </w:pPr>
          <w:hyperlink w:anchor="_Toc67762333" w:history="1">
            <w:r w:rsidRPr="00C014E7">
              <w:rPr>
                <w:rStyle w:val="Hipervnculo"/>
                <w:rFonts w:ascii="Liberation Sans" w:eastAsia="Droid Sans" w:hAnsi="Liberation Sans" w:cs="Lohit Hindi"/>
                <w:b/>
                <w:bCs/>
                <w:i/>
                <w:iCs/>
                <w:noProof/>
                <w:kern w:val="2"/>
                <w:lang w:eastAsia="zh-CN" w:bidi="hi-IN"/>
              </w:rPr>
              <w:t>Motor de juego</w:t>
            </w:r>
            <w:r>
              <w:rPr>
                <w:noProof/>
                <w:webHidden/>
              </w:rPr>
              <w:tab/>
            </w:r>
            <w:r>
              <w:rPr>
                <w:noProof/>
                <w:webHidden/>
              </w:rPr>
              <w:fldChar w:fldCharType="begin"/>
            </w:r>
            <w:r>
              <w:rPr>
                <w:noProof/>
                <w:webHidden/>
              </w:rPr>
              <w:instrText xml:space="preserve"> PAGEREF _Toc67762333 \h </w:instrText>
            </w:r>
            <w:r>
              <w:rPr>
                <w:noProof/>
                <w:webHidden/>
              </w:rPr>
            </w:r>
            <w:r>
              <w:rPr>
                <w:noProof/>
                <w:webHidden/>
              </w:rPr>
              <w:fldChar w:fldCharType="separate"/>
            </w:r>
            <w:r>
              <w:rPr>
                <w:noProof/>
                <w:webHidden/>
              </w:rPr>
              <w:t>14</w:t>
            </w:r>
            <w:r>
              <w:rPr>
                <w:noProof/>
                <w:webHidden/>
              </w:rPr>
              <w:fldChar w:fldCharType="end"/>
            </w:r>
          </w:hyperlink>
        </w:p>
        <w:p w14:paraId="127F3427" w14:textId="01B716FE" w:rsidR="00152A18" w:rsidRDefault="00152A18">
          <w:pPr>
            <w:pStyle w:val="TDC3"/>
            <w:tabs>
              <w:tab w:val="right" w:leader="dot" w:pos="8494"/>
            </w:tabs>
            <w:rPr>
              <w:noProof/>
            </w:rPr>
          </w:pPr>
          <w:hyperlink w:anchor="_Toc67762334" w:history="1">
            <w:r w:rsidRPr="00C014E7">
              <w:rPr>
                <w:rStyle w:val="Hipervnculo"/>
                <w:rFonts w:ascii="Liberation Sans" w:eastAsia="Droid Sans" w:hAnsi="Liberation Sans" w:cs="Lohit Hindi"/>
                <w:b/>
                <w:bCs/>
                <w:noProof/>
                <w:kern w:val="2"/>
                <w:lang w:eastAsia="zh-CN" w:bidi="hi-IN"/>
              </w:rPr>
              <w:t>Unity</w:t>
            </w:r>
            <w:r>
              <w:rPr>
                <w:noProof/>
                <w:webHidden/>
              </w:rPr>
              <w:tab/>
            </w:r>
            <w:r>
              <w:rPr>
                <w:noProof/>
                <w:webHidden/>
              </w:rPr>
              <w:fldChar w:fldCharType="begin"/>
            </w:r>
            <w:r>
              <w:rPr>
                <w:noProof/>
                <w:webHidden/>
              </w:rPr>
              <w:instrText xml:space="preserve"> PAGEREF _Toc67762334 \h </w:instrText>
            </w:r>
            <w:r>
              <w:rPr>
                <w:noProof/>
                <w:webHidden/>
              </w:rPr>
            </w:r>
            <w:r>
              <w:rPr>
                <w:noProof/>
                <w:webHidden/>
              </w:rPr>
              <w:fldChar w:fldCharType="separate"/>
            </w:r>
            <w:r>
              <w:rPr>
                <w:noProof/>
                <w:webHidden/>
              </w:rPr>
              <w:t>14</w:t>
            </w:r>
            <w:r>
              <w:rPr>
                <w:noProof/>
                <w:webHidden/>
              </w:rPr>
              <w:fldChar w:fldCharType="end"/>
            </w:r>
          </w:hyperlink>
        </w:p>
        <w:p w14:paraId="35007EC8" w14:textId="1AFC066F" w:rsidR="00152A18" w:rsidRDefault="00152A18">
          <w:pPr>
            <w:pStyle w:val="TDC3"/>
            <w:tabs>
              <w:tab w:val="right" w:leader="dot" w:pos="8494"/>
            </w:tabs>
            <w:rPr>
              <w:noProof/>
            </w:rPr>
          </w:pPr>
          <w:hyperlink w:anchor="_Toc67762335" w:history="1">
            <w:r w:rsidRPr="00C014E7">
              <w:rPr>
                <w:rStyle w:val="Hipervnculo"/>
                <w:rFonts w:ascii="Liberation Sans" w:eastAsia="Droid Sans" w:hAnsi="Liberation Sans" w:cs="Lohit Hindi"/>
                <w:b/>
                <w:bCs/>
                <w:noProof/>
                <w:kern w:val="2"/>
                <w:lang w:eastAsia="zh-CN" w:bidi="hi-IN"/>
              </w:rPr>
              <w:t>Pygame (librería de Python)</w:t>
            </w:r>
            <w:r>
              <w:rPr>
                <w:noProof/>
                <w:webHidden/>
              </w:rPr>
              <w:tab/>
            </w:r>
            <w:r>
              <w:rPr>
                <w:noProof/>
                <w:webHidden/>
              </w:rPr>
              <w:fldChar w:fldCharType="begin"/>
            </w:r>
            <w:r>
              <w:rPr>
                <w:noProof/>
                <w:webHidden/>
              </w:rPr>
              <w:instrText xml:space="preserve"> PAGEREF _Toc67762335 \h </w:instrText>
            </w:r>
            <w:r>
              <w:rPr>
                <w:noProof/>
                <w:webHidden/>
              </w:rPr>
            </w:r>
            <w:r>
              <w:rPr>
                <w:noProof/>
                <w:webHidden/>
              </w:rPr>
              <w:fldChar w:fldCharType="separate"/>
            </w:r>
            <w:r>
              <w:rPr>
                <w:noProof/>
                <w:webHidden/>
              </w:rPr>
              <w:t>14</w:t>
            </w:r>
            <w:r>
              <w:rPr>
                <w:noProof/>
                <w:webHidden/>
              </w:rPr>
              <w:fldChar w:fldCharType="end"/>
            </w:r>
          </w:hyperlink>
        </w:p>
        <w:p w14:paraId="6F0C847D" w14:textId="5D82DEB1" w:rsidR="00152A18" w:rsidRDefault="00152A18">
          <w:pPr>
            <w:pStyle w:val="TDC3"/>
            <w:tabs>
              <w:tab w:val="right" w:leader="dot" w:pos="8494"/>
            </w:tabs>
            <w:rPr>
              <w:noProof/>
            </w:rPr>
          </w:pPr>
          <w:hyperlink w:anchor="_Toc67762336" w:history="1">
            <w:r w:rsidRPr="00C014E7">
              <w:rPr>
                <w:rStyle w:val="Hipervnculo"/>
                <w:rFonts w:ascii="Liberation Sans" w:eastAsia="Droid Sans" w:hAnsi="Liberation Sans" w:cs="Lohit Hindi"/>
                <w:b/>
                <w:bCs/>
                <w:noProof/>
                <w:kern w:val="2"/>
                <w:lang w:eastAsia="zh-CN" w:bidi="hi-IN"/>
              </w:rPr>
              <w:t>Decisión final</w:t>
            </w:r>
            <w:r>
              <w:rPr>
                <w:noProof/>
                <w:webHidden/>
              </w:rPr>
              <w:tab/>
            </w:r>
            <w:r>
              <w:rPr>
                <w:noProof/>
                <w:webHidden/>
              </w:rPr>
              <w:fldChar w:fldCharType="begin"/>
            </w:r>
            <w:r>
              <w:rPr>
                <w:noProof/>
                <w:webHidden/>
              </w:rPr>
              <w:instrText xml:space="preserve"> PAGEREF _Toc67762336 \h </w:instrText>
            </w:r>
            <w:r>
              <w:rPr>
                <w:noProof/>
                <w:webHidden/>
              </w:rPr>
            </w:r>
            <w:r>
              <w:rPr>
                <w:noProof/>
                <w:webHidden/>
              </w:rPr>
              <w:fldChar w:fldCharType="separate"/>
            </w:r>
            <w:r>
              <w:rPr>
                <w:noProof/>
                <w:webHidden/>
              </w:rPr>
              <w:t>14</w:t>
            </w:r>
            <w:r>
              <w:rPr>
                <w:noProof/>
                <w:webHidden/>
              </w:rPr>
              <w:fldChar w:fldCharType="end"/>
            </w:r>
          </w:hyperlink>
        </w:p>
        <w:p w14:paraId="4E439457" w14:textId="6F6E1D58" w:rsidR="00152A18" w:rsidRDefault="00152A18">
          <w:pPr>
            <w:pStyle w:val="TDC1"/>
            <w:tabs>
              <w:tab w:val="right" w:leader="dot" w:pos="8494"/>
            </w:tabs>
            <w:rPr>
              <w:rFonts w:eastAsiaTheme="minorEastAsia"/>
              <w:noProof/>
              <w:lang w:eastAsia="es-ES"/>
            </w:rPr>
          </w:pPr>
          <w:hyperlink w:anchor="_Toc67762337" w:history="1">
            <w:r w:rsidRPr="00C014E7">
              <w:rPr>
                <w:rStyle w:val="Hipervnculo"/>
                <w:rFonts w:ascii="Liberation Sans" w:eastAsia="Droid Sans" w:hAnsi="Liberation Sans" w:cs="Lohit Hindi"/>
                <w:b/>
                <w:bCs/>
                <w:noProof/>
                <w:kern w:val="2"/>
                <w:lang w:eastAsia="zh-CN" w:bidi="hi-IN"/>
              </w:rPr>
              <w:t>Aspectos relevantes del desarrollo del proyecto</w:t>
            </w:r>
            <w:r>
              <w:rPr>
                <w:noProof/>
                <w:webHidden/>
              </w:rPr>
              <w:tab/>
            </w:r>
            <w:r>
              <w:rPr>
                <w:noProof/>
                <w:webHidden/>
              </w:rPr>
              <w:fldChar w:fldCharType="begin"/>
            </w:r>
            <w:r>
              <w:rPr>
                <w:noProof/>
                <w:webHidden/>
              </w:rPr>
              <w:instrText xml:space="preserve"> PAGEREF _Toc67762337 \h </w:instrText>
            </w:r>
            <w:r>
              <w:rPr>
                <w:noProof/>
                <w:webHidden/>
              </w:rPr>
            </w:r>
            <w:r>
              <w:rPr>
                <w:noProof/>
                <w:webHidden/>
              </w:rPr>
              <w:fldChar w:fldCharType="separate"/>
            </w:r>
            <w:r>
              <w:rPr>
                <w:noProof/>
                <w:webHidden/>
              </w:rPr>
              <w:t>16</w:t>
            </w:r>
            <w:r>
              <w:rPr>
                <w:noProof/>
                <w:webHidden/>
              </w:rPr>
              <w:fldChar w:fldCharType="end"/>
            </w:r>
          </w:hyperlink>
        </w:p>
        <w:p w14:paraId="119E9ADC" w14:textId="6E4C60E8" w:rsidR="00152A18" w:rsidRDefault="00152A18">
          <w:pPr>
            <w:pStyle w:val="TDC1"/>
            <w:tabs>
              <w:tab w:val="right" w:leader="dot" w:pos="8494"/>
            </w:tabs>
            <w:rPr>
              <w:rFonts w:eastAsiaTheme="minorEastAsia"/>
              <w:noProof/>
              <w:lang w:eastAsia="es-ES"/>
            </w:rPr>
          </w:pPr>
          <w:hyperlink w:anchor="_Toc67762338" w:history="1">
            <w:r w:rsidRPr="00C014E7">
              <w:rPr>
                <w:rStyle w:val="Hipervnculo"/>
                <w:rFonts w:ascii="Liberation Sans" w:eastAsia="Droid Sans" w:hAnsi="Liberation Sans" w:cs="Lohit Hindi"/>
                <w:b/>
                <w:bCs/>
                <w:noProof/>
                <w:kern w:val="2"/>
                <w:lang w:eastAsia="zh-CN" w:bidi="hi-IN"/>
              </w:rPr>
              <w:t>Trabajos relacionados</w:t>
            </w:r>
            <w:r>
              <w:rPr>
                <w:noProof/>
                <w:webHidden/>
              </w:rPr>
              <w:tab/>
            </w:r>
            <w:r>
              <w:rPr>
                <w:noProof/>
                <w:webHidden/>
              </w:rPr>
              <w:fldChar w:fldCharType="begin"/>
            </w:r>
            <w:r>
              <w:rPr>
                <w:noProof/>
                <w:webHidden/>
              </w:rPr>
              <w:instrText xml:space="preserve"> PAGEREF _Toc67762338 \h </w:instrText>
            </w:r>
            <w:r>
              <w:rPr>
                <w:noProof/>
                <w:webHidden/>
              </w:rPr>
            </w:r>
            <w:r>
              <w:rPr>
                <w:noProof/>
                <w:webHidden/>
              </w:rPr>
              <w:fldChar w:fldCharType="separate"/>
            </w:r>
            <w:r>
              <w:rPr>
                <w:noProof/>
                <w:webHidden/>
              </w:rPr>
              <w:t>17</w:t>
            </w:r>
            <w:r>
              <w:rPr>
                <w:noProof/>
                <w:webHidden/>
              </w:rPr>
              <w:fldChar w:fldCharType="end"/>
            </w:r>
          </w:hyperlink>
        </w:p>
        <w:p w14:paraId="0CA7A7D1" w14:textId="3178E9B6" w:rsidR="00152A18" w:rsidRDefault="00152A18">
          <w:pPr>
            <w:pStyle w:val="TDC2"/>
            <w:tabs>
              <w:tab w:val="right" w:leader="dot" w:pos="8494"/>
            </w:tabs>
            <w:rPr>
              <w:rFonts w:eastAsiaTheme="minorEastAsia"/>
              <w:noProof/>
              <w:lang w:eastAsia="es-ES"/>
            </w:rPr>
          </w:pPr>
          <w:hyperlink w:anchor="_Toc67762339" w:history="1">
            <w:r w:rsidRPr="00C014E7">
              <w:rPr>
                <w:rStyle w:val="Hipervnculo"/>
                <w:rFonts w:ascii="Liberation Sans" w:eastAsia="Droid Sans" w:hAnsi="Liberation Sans" w:cs="Lohit Hindi"/>
                <w:b/>
                <w:bCs/>
                <w:i/>
                <w:iCs/>
                <w:noProof/>
                <w:kern w:val="2"/>
                <w:lang w:eastAsia="zh-CN" w:bidi="hi-IN"/>
              </w:rPr>
              <w:t>Juegos similares en género y mecánicas</w:t>
            </w:r>
            <w:r>
              <w:rPr>
                <w:noProof/>
                <w:webHidden/>
              </w:rPr>
              <w:tab/>
            </w:r>
            <w:r>
              <w:rPr>
                <w:noProof/>
                <w:webHidden/>
              </w:rPr>
              <w:fldChar w:fldCharType="begin"/>
            </w:r>
            <w:r>
              <w:rPr>
                <w:noProof/>
                <w:webHidden/>
              </w:rPr>
              <w:instrText xml:space="preserve"> PAGEREF _Toc67762339 \h </w:instrText>
            </w:r>
            <w:r>
              <w:rPr>
                <w:noProof/>
                <w:webHidden/>
              </w:rPr>
            </w:r>
            <w:r>
              <w:rPr>
                <w:noProof/>
                <w:webHidden/>
              </w:rPr>
              <w:fldChar w:fldCharType="separate"/>
            </w:r>
            <w:r>
              <w:rPr>
                <w:noProof/>
                <w:webHidden/>
              </w:rPr>
              <w:t>17</w:t>
            </w:r>
            <w:r>
              <w:rPr>
                <w:noProof/>
                <w:webHidden/>
              </w:rPr>
              <w:fldChar w:fldCharType="end"/>
            </w:r>
          </w:hyperlink>
        </w:p>
        <w:p w14:paraId="16DDB1C1" w14:textId="51EDA1D3" w:rsidR="00152A18" w:rsidRDefault="00152A18">
          <w:pPr>
            <w:pStyle w:val="TDC2"/>
            <w:tabs>
              <w:tab w:val="right" w:leader="dot" w:pos="8494"/>
            </w:tabs>
            <w:rPr>
              <w:rFonts w:eastAsiaTheme="minorEastAsia"/>
              <w:noProof/>
              <w:lang w:eastAsia="es-ES"/>
            </w:rPr>
          </w:pPr>
          <w:hyperlink w:anchor="_Toc67762340" w:history="1">
            <w:r w:rsidRPr="00C014E7">
              <w:rPr>
                <w:rStyle w:val="Hipervnculo"/>
                <w:rFonts w:ascii="Liberation Sans" w:eastAsia="Droid Sans" w:hAnsi="Liberation Sans" w:cs="Lohit Hindi"/>
                <w:b/>
                <w:bCs/>
                <w:i/>
                <w:iCs/>
                <w:noProof/>
                <w:kern w:val="2"/>
                <w:lang w:eastAsia="zh-CN" w:bidi="hi-IN"/>
              </w:rPr>
              <w:t>Evaluación de Plataformer Microgame(2)</w:t>
            </w:r>
            <w:r>
              <w:rPr>
                <w:noProof/>
                <w:webHidden/>
              </w:rPr>
              <w:tab/>
            </w:r>
            <w:r>
              <w:rPr>
                <w:noProof/>
                <w:webHidden/>
              </w:rPr>
              <w:fldChar w:fldCharType="begin"/>
            </w:r>
            <w:r>
              <w:rPr>
                <w:noProof/>
                <w:webHidden/>
              </w:rPr>
              <w:instrText xml:space="preserve"> PAGEREF _Toc67762340 \h </w:instrText>
            </w:r>
            <w:r>
              <w:rPr>
                <w:noProof/>
                <w:webHidden/>
              </w:rPr>
            </w:r>
            <w:r>
              <w:rPr>
                <w:noProof/>
                <w:webHidden/>
              </w:rPr>
              <w:fldChar w:fldCharType="separate"/>
            </w:r>
            <w:r>
              <w:rPr>
                <w:noProof/>
                <w:webHidden/>
              </w:rPr>
              <w:t>19</w:t>
            </w:r>
            <w:r>
              <w:rPr>
                <w:noProof/>
                <w:webHidden/>
              </w:rPr>
              <w:fldChar w:fldCharType="end"/>
            </w:r>
          </w:hyperlink>
        </w:p>
        <w:p w14:paraId="51F8EEC3" w14:textId="5AB3799F" w:rsidR="00152A18" w:rsidRDefault="00152A18">
          <w:pPr>
            <w:pStyle w:val="TDC3"/>
            <w:tabs>
              <w:tab w:val="right" w:leader="dot" w:pos="8494"/>
            </w:tabs>
            <w:rPr>
              <w:noProof/>
            </w:rPr>
          </w:pPr>
          <w:hyperlink w:anchor="_Toc67762341" w:history="1">
            <w:r w:rsidRPr="00C014E7">
              <w:rPr>
                <w:rStyle w:val="Hipervnculo"/>
                <w:rFonts w:ascii="Liberation Sans" w:eastAsia="Droid Sans" w:hAnsi="Liberation Sans" w:cs="Lohit Hindi"/>
                <w:b/>
                <w:bCs/>
                <w:noProof/>
                <w:kern w:val="2"/>
                <w:lang w:eastAsia="zh-CN" w:bidi="hi-IN"/>
              </w:rPr>
              <w:t>Grid</w:t>
            </w:r>
            <w:r>
              <w:rPr>
                <w:noProof/>
                <w:webHidden/>
              </w:rPr>
              <w:tab/>
            </w:r>
            <w:r>
              <w:rPr>
                <w:noProof/>
                <w:webHidden/>
              </w:rPr>
              <w:fldChar w:fldCharType="begin"/>
            </w:r>
            <w:r>
              <w:rPr>
                <w:noProof/>
                <w:webHidden/>
              </w:rPr>
              <w:instrText xml:space="preserve"> PAGEREF _Toc67762341 \h </w:instrText>
            </w:r>
            <w:r>
              <w:rPr>
                <w:noProof/>
                <w:webHidden/>
              </w:rPr>
            </w:r>
            <w:r>
              <w:rPr>
                <w:noProof/>
                <w:webHidden/>
              </w:rPr>
              <w:fldChar w:fldCharType="separate"/>
            </w:r>
            <w:r>
              <w:rPr>
                <w:noProof/>
                <w:webHidden/>
              </w:rPr>
              <w:t>19</w:t>
            </w:r>
            <w:r>
              <w:rPr>
                <w:noProof/>
                <w:webHidden/>
              </w:rPr>
              <w:fldChar w:fldCharType="end"/>
            </w:r>
          </w:hyperlink>
        </w:p>
        <w:p w14:paraId="55EC8AC7" w14:textId="5311B0A7" w:rsidR="00152A18" w:rsidRDefault="00152A18">
          <w:pPr>
            <w:pStyle w:val="TDC3"/>
            <w:tabs>
              <w:tab w:val="right" w:leader="dot" w:pos="8494"/>
            </w:tabs>
            <w:rPr>
              <w:noProof/>
            </w:rPr>
          </w:pPr>
          <w:hyperlink w:anchor="_Toc67762342" w:history="1">
            <w:r w:rsidRPr="00C014E7">
              <w:rPr>
                <w:rStyle w:val="Hipervnculo"/>
                <w:rFonts w:ascii="Liberation Sans" w:eastAsia="Droid Sans" w:hAnsi="Liberation Sans" w:cs="Lohit Hindi"/>
                <w:b/>
                <w:bCs/>
                <w:noProof/>
                <w:kern w:val="2"/>
                <w:lang w:eastAsia="zh-CN" w:bidi="hi-IN"/>
              </w:rPr>
              <w:t>UI Canvas</w:t>
            </w:r>
            <w:r>
              <w:rPr>
                <w:noProof/>
                <w:webHidden/>
              </w:rPr>
              <w:tab/>
            </w:r>
            <w:r>
              <w:rPr>
                <w:noProof/>
                <w:webHidden/>
              </w:rPr>
              <w:fldChar w:fldCharType="begin"/>
            </w:r>
            <w:r>
              <w:rPr>
                <w:noProof/>
                <w:webHidden/>
              </w:rPr>
              <w:instrText xml:space="preserve"> PAGEREF _Toc67762342 \h </w:instrText>
            </w:r>
            <w:r>
              <w:rPr>
                <w:noProof/>
                <w:webHidden/>
              </w:rPr>
            </w:r>
            <w:r>
              <w:rPr>
                <w:noProof/>
                <w:webHidden/>
              </w:rPr>
              <w:fldChar w:fldCharType="separate"/>
            </w:r>
            <w:r>
              <w:rPr>
                <w:noProof/>
                <w:webHidden/>
              </w:rPr>
              <w:t>19</w:t>
            </w:r>
            <w:r>
              <w:rPr>
                <w:noProof/>
                <w:webHidden/>
              </w:rPr>
              <w:fldChar w:fldCharType="end"/>
            </w:r>
          </w:hyperlink>
        </w:p>
        <w:p w14:paraId="6E94C942" w14:textId="7443DB8F" w:rsidR="00152A18" w:rsidRDefault="00152A18">
          <w:pPr>
            <w:pStyle w:val="TDC3"/>
            <w:tabs>
              <w:tab w:val="right" w:leader="dot" w:pos="8494"/>
            </w:tabs>
            <w:rPr>
              <w:noProof/>
            </w:rPr>
          </w:pPr>
          <w:hyperlink w:anchor="_Toc67762343" w:history="1">
            <w:r w:rsidRPr="00C014E7">
              <w:rPr>
                <w:rStyle w:val="Hipervnculo"/>
                <w:rFonts w:ascii="Liberation Sans" w:eastAsia="Droid Sans" w:hAnsi="Liberation Sans" w:cs="Lohit Hindi"/>
                <w:b/>
                <w:bCs/>
                <w:noProof/>
                <w:kern w:val="2"/>
                <w:lang w:eastAsia="zh-CN" w:bidi="hi-IN"/>
              </w:rPr>
              <w:t>Enemies</w:t>
            </w:r>
            <w:r>
              <w:rPr>
                <w:noProof/>
                <w:webHidden/>
              </w:rPr>
              <w:tab/>
            </w:r>
            <w:r>
              <w:rPr>
                <w:noProof/>
                <w:webHidden/>
              </w:rPr>
              <w:fldChar w:fldCharType="begin"/>
            </w:r>
            <w:r>
              <w:rPr>
                <w:noProof/>
                <w:webHidden/>
              </w:rPr>
              <w:instrText xml:space="preserve"> PAGEREF _Toc67762343 \h </w:instrText>
            </w:r>
            <w:r>
              <w:rPr>
                <w:noProof/>
                <w:webHidden/>
              </w:rPr>
            </w:r>
            <w:r>
              <w:rPr>
                <w:noProof/>
                <w:webHidden/>
              </w:rPr>
              <w:fldChar w:fldCharType="separate"/>
            </w:r>
            <w:r>
              <w:rPr>
                <w:noProof/>
                <w:webHidden/>
              </w:rPr>
              <w:t>19</w:t>
            </w:r>
            <w:r>
              <w:rPr>
                <w:noProof/>
                <w:webHidden/>
              </w:rPr>
              <w:fldChar w:fldCharType="end"/>
            </w:r>
          </w:hyperlink>
        </w:p>
        <w:p w14:paraId="5CF9E86E" w14:textId="12471CFA" w:rsidR="00152A18" w:rsidRDefault="00152A18">
          <w:pPr>
            <w:pStyle w:val="TDC3"/>
            <w:tabs>
              <w:tab w:val="right" w:leader="dot" w:pos="8494"/>
            </w:tabs>
            <w:rPr>
              <w:noProof/>
            </w:rPr>
          </w:pPr>
          <w:hyperlink w:anchor="_Toc67762344" w:history="1">
            <w:r w:rsidRPr="00C014E7">
              <w:rPr>
                <w:rStyle w:val="Hipervnculo"/>
                <w:rFonts w:ascii="Liberation Sans" w:eastAsia="Droid Sans" w:hAnsi="Liberation Sans" w:cs="Lohit Hindi"/>
                <w:b/>
                <w:bCs/>
                <w:noProof/>
                <w:kern w:val="2"/>
                <w:lang w:eastAsia="zh-CN" w:bidi="hi-IN"/>
              </w:rPr>
              <w:t>Tokens</w:t>
            </w:r>
            <w:r>
              <w:rPr>
                <w:noProof/>
                <w:webHidden/>
              </w:rPr>
              <w:tab/>
            </w:r>
            <w:r>
              <w:rPr>
                <w:noProof/>
                <w:webHidden/>
              </w:rPr>
              <w:fldChar w:fldCharType="begin"/>
            </w:r>
            <w:r>
              <w:rPr>
                <w:noProof/>
                <w:webHidden/>
              </w:rPr>
              <w:instrText xml:space="preserve"> PAGEREF _Toc67762344 \h </w:instrText>
            </w:r>
            <w:r>
              <w:rPr>
                <w:noProof/>
                <w:webHidden/>
              </w:rPr>
            </w:r>
            <w:r>
              <w:rPr>
                <w:noProof/>
                <w:webHidden/>
              </w:rPr>
              <w:fldChar w:fldCharType="separate"/>
            </w:r>
            <w:r>
              <w:rPr>
                <w:noProof/>
                <w:webHidden/>
              </w:rPr>
              <w:t>19</w:t>
            </w:r>
            <w:r>
              <w:rPr>
                <w:noProof/>
                <w:webHidden/>
              </w:rPr>
              <w:fldChar w:fldCharType="end"/>
            </w:r>
          </w:hyperlink>
        </w:p>
        <w:p w14:paraId="7A569CBF" w14:textId="7C7921A6" w:rsidR="00152A18" w:rsidRDefault="00152A18">
          <w:pPr>
            <w:pStyle w:val="TDC3"/>
            <w:tabs>
              <w:tab w:val="right" w:leader="dot" w:pos="8494"/>
            </w:tabs>
            <w:rPr>
              <w:noProof/>
            </w:rPr>
          </w:pPr>
          <w:hyperlink w:anchor="_Toc67762345" w:history="1">
            <w:r w:rsidRPr="00C014E7">
              <w:rPr>
                <w:rStyle w:val="Hipervnculo"/>
                <w:rFonts w:ascii="Liberation Sans" w:eastAsia="Droid Sans" w:hAnsi="Liberation Sans" w:cs="Lohit Hindi"/>
                <w:b/>
                <w:bCs/>
                <w:noProof/>
                <w:kern w:val="2"/>
                <w:lang w:eastAsia="zh-CN" w:bidi="hi-IN"/>
              </w:rPr>
              <w:t>Zones</w:t>
            </w:r>
            <w:r>
              <w:rPr>
                <w:noProof/>
                <w:webHidden/>
              </w:rPr>
              <w:tab/>
            </w:r>
            <w:r>
              <w:rPr>
                <w:noProof/>
                <w:webHidden/>
              </w:rPr>
              <w:fldChar w:fldCharType="begin"/>
            </w:r>
            <w:r>
              <w:rPr>
                <w:noProof/>
                <w:webHidden/>
              </w:rPr>
              <w:instrText xml:space="preserve"> PAGEREF _Toc67762345 \h </w:instrText>
            </w:r>
            <w:r>
              <w:rPr>
                <w:noProof/>
                <w:webHidden/>
              </w:rPr>
            </w:r>
            <w:r>
              <w:rPr>
                <w:noProof/>
                <w:webHidden/>
              </w:rPr>
              <w:fldChar w:fldCharType="separate"/>
            </w:r>
            <w:r>
              <w:rPr>
                <w:noProof/>
                <w:webHidden/>
              </w:rPr>
              <w:t>19</w:t>
            </w:r>
            <w:r>
              <w:rPr>
                <w:noProof/>
                <w:webHidden/>
              </w:rPr>
              <w:fldChar w:fldCharType="end"/>
            </w:r>
          </w:hyperlink>
        </w:p>
        <w:p w14:paraId="67C854F4" w14:textId="53F2E7DD" w:rsidR="00152A18" w:rsidRDefault="00152A18">
          <w:pPr>
            <w:pStyle w:val="TDC3"/>
            <w:tabs>
              <w:tab w:val="right" w:leader="dot" w:pos="8494"/>
            </w:tabs>
            <w:rPr>
              <w:noProof/>
            </w:rPr>
          </w:pPr>
          <w:hyperlink w:anchor="_Toc67762346" w:history="1">
            <w:r w:rsidRPr="00C014E7">
              <w:rPr>
                <w:rStyle w:val="Hipervnculo"/>
                <w:rFonts w:ascii="Liberation Sans" w:eastAsia="Droid Sans" w:hAnsi="Liberation Sans" w:cs="Lohit Hindi"/>
                <w:b/>
                <w:bCs/>
                <w:noProof/>
                <w:kern w:val="2"/>
                <w:lang w:eastAsia="zh-CN" w:bidi="hi-IN"/>
              </w:rPr>
              <w:t>GameController</w:t>
            </w:r>
            <w:r>
              <w:rPr>
                <w:noProof/>
                <w:webHidden/>
              </w:rPr>
              <w:tab/>
            </w:r>
            <w:r>
              <w:rPr>
                <w:noProof/>
                <w:webHidden/>
              </w:rPr>
              <w:fldChar w:fldCharType="begin"/>
            </w:r>
            <w:r>
              <w:rPr>
                <w:noProof/>
                <w:webHidden/>
              </w:rPr>
              <w:instrText xml:space="preserve"> PAGEREF _Toc67762346 \h </w:instrText>
            </w:r>
            <w:r>
              <w:rPr>
                <w:noProof/>
                <w:webHidden/>
              </w:rPr>
            </w:r>
            <w:r>
              <w:rPr>
                <w:noProof/>
                <w:webHidden/>
              </w:rPr>
              <w:fldChar w:fldCharType="separate"/>
            </w:r>
            <w:r>
              <w:rPr>
                <w:noProof/>
                <w:webHidden/>
              </w:rPr>
              <w:t>19</w:t>
            </w:r>
            <w:r>
              <w:rPr>
                <w:noProof/>
                <w:webHidden/>
              </w:rPr>
              <w:fldChar w:fldCharType="end"/>
            </w:r>
          </w:hyperlink>
        </w:p>
        <w:p w14:paraId="0B70015D" w14:textId="4B82F275" w:rsidR="00152A18" w:rsidRDefault="00152A18">
          <w:pPr>
            <w:pStyle w:val="TDC3"/>
            <w:tabs>
              <w:tab w:val="right" w:leader="dot" w:pos="8494"/>
            </w:tabs>
            <w:rPr>
              <w:noProof/>
            </w:rPr>
          </w:pPr>
          <w:hyperlink w:anchor="_Toc67762347" w:history="1">
            <w:r w:rsidRPr="00C014E7">
              <w:rPr>
                <w:rStyle w:val="Hipervnculo"/>
                <w:rFonts w:ascii="Liberation Sans" w:eastAsia="Droid Sans" w:hAnsi="Liberation Sans" w:cs="Lohit Hindi"/>
                <w:b/>
                <w:bCs/>
                <w:noProof/>
                <w:kern w:val="2"/>
                <w:lang w:eastAsia="zh-CN" w:bidi="hi-IN"/>
              </w:rPr>
              <w:t>Player</w:t>
            </w:r>
            <w:r>
              <w:rPr>
                <w:noProof/>
                <w:webHidden/>
              </w:rPr>
              <w:tab/>
            </w:r>
            <w:r>
              <w:rPr>
                <w:noProof/>
                <w:webHidden/>
              </w:rPr>
              <w:fldChar w:fldCharType="begin"/>
            </w:r>
            <w:r>
              <w:rPr>
                <w:noProof/>
                <w:webHidden/>
              </w:rPr>
              <w:instrText xml:space="preserve"> PAGEREF _Toc67762347 \h </w:instrText>
            </w:r>
            <w:r>
              <w:rPr>
                <w:noProof/>
                <w:webHidden/>
              </w:rPr>
            </w:r>
            <w:r>
              <w:rPr>
                <w:noProof/>
                <w:webHidden/>
              </w:rPr>
              <w:fldChar w:fldCharType="separate"/>
            </w:r>
            <w:r>
              <w:rPr>
                <w:noProof/>
                <w:webHidden/>
              </w:rPr>
              <w:t>20</w:t>
            </w:r>
            <w:r>
              <w:rPr>
                <w:noProof/>
                <w:webHidden/>
              </w:rPr>
              <w:fldChar w:fldCharType="end"/>
            </w:r>
          </w:hyperlink>
        </w:p>
        <w:p w14:paraId="62F115C3" w14:textId="08A090AF" w:rsidR="00152A18" w:rsidRDefault="00152A18">
          <w:pPr>
            <w:pStyle w:val="TDC3"/>
            <w:tabs>
              <w:tab w:val="right" w:leader="dot" w:pos="8494"/>
            </w:tabs>
            <w:rPr>
              <w:noProof/>
            </w:rPr>
          </w:pPr>
          <w:hyperlink w:anchor="_Toc67762348" w:history="1">
            <w:r w:rsidRPr="00C014E7">
              <w:rPr>
                <w:rStyle w:val="Hipervnculo"/>
                <w:rFonts w:ascii="Liberation Sans" w:eastAsia="Droid Sans" w:hAnsi="Liberation Sans" w:cs="Lohit Hindi"/>
                <w:b/>
                <w:bCs/>
                <w:noProof/>
                <w:kern w:val="2"/>
                <w:lang w:eastAsia="zh-CN" w:bidi="hi-IN"/>
              </w:rPr>
              <w:t>Simulation</w:t>
            </w:r>
            <w:r>
              <w:rPr>
                <w:noProof/>
                <w:webHidden/>
              </w:rPr>
              <w:tab/>
            </w:r>
            <w:r>
              <w:rPr>
                <w:noProof/>
                <w:webHidden/>
              </w:rPr>
              <w:fldChar w:fldCharType="begin"/>
            </w:r>
            <w:r>
              <w:rPr>
                <w:noProof/>
                <w:webHidden/>
              </w:rPr>
              <w:instrText xml:space="preserve"> PAGEREF _Toc67762348 \h </w:instrText>
            </w:r>
            <w:r>
              <w:rPr>
                <w:noProof/>
                <w:webHidden/>
              </w:rPr>
            </w:r>
            <w:r>
              <w:rPr>
                <w:noProof/>
                <w:webHidden/>
              </w:rPr>
              <w:fldChar w:fldCharType="separate"/>
            </w:r>
            <w:r>
              <w:rPr>
                <w:noProof/>
                <w:webHidden/>
              </w:rPr>
              <w:t>20</w:t>
            </w:r>
            <w:r>
              <w:rPr>
                <w:noProof/>
                <w:webHidden/>
              </w:rPr>
              <w:fldChar w:fldCharType="end"/>
            </w:r>
          </w:hyperlink>
        </w:p>
        <w:p w14:paraId="55DCD6E5" w14:textId="6DCCCAC8" w:rsidR="00152A18" w:rsidRDefault="00152A18">
          <w:pPr>
            <w:pStyle w:val="TDC3"/>
            <w:tabs>
              <w:tab w:val="right" w:leader="dot" w:pos="8494"/>
            </w:tabs>
            <w:rPr>
              <w:noProof/>
            </w:rPr>
          </w:pPr>
          <w:hyperlink w:anchor="_Toc67762349" w:history="1">
            <w:r w:rsidRPr="00C014E7">
              <w:rPr>
                <w:rStyle w:val="Hipervnculo"/>
                <w:rFonts w:ascii="Liberation Sans" w:eastAsia="Droid Sans" w:hAnsi="Liberation Sans" w:cs="Lohit Hindi"/>
                <w:b/>
                <w:bCs/>
                <w:noProof/>
                <w:kern w:val="2"/>
                <w:lang w:eastAsia="zh-CN" w:bidi="hi-IN"/>
              </w:rPr>
              <w:t>Pegas</w:t>
            </w:r>
            <w:r>
              <w:rPr>
                <w:noProof/>
                <w:webHidden/>
              </w:rPr>
              <w:tab/>
            </w:r>
            <w:r>
              <w:rPr>
                <w:noProof/>
                <w:webHidden/>
              </w:rPr>
              <w:fldChar w:fldCharType="begin"/>
            </w:r>
            <w:r>
              <w:rPr>
                <w:noProof/>
                <w:webHidden/>
              </w:rPr>
              <w:instrText xml:space="preserve"> PAGEREF _Toc67762349 \h </w:instrText>
            </w:r>
            <w:r>
              <w:rPr>
                <w:noProof/>
                <w:webHidden/>
              </w:rPr>
            </w:r>
            <w:r>
              <w:rPr>
                <w:noProof/>
                <w:webHidden/>
              </w:rPr>
              <w:fldChar w:fldCharType="separate"/>
            </w:r>
            <w:r>
              <w:rPr>
                <w:noProof/>
                <w:webHidden/>
              </w:rPr>
              <w:t>20</w:t>
            </w:r>
            <w:r>
              <w:rPr>
                <w:noProof/>
                <w:webHidden/>
              </w:rPr>
              <w:fldChar w:fldCharType="end"/>
            </w:r>
          </w:hyperlink>
        </w:p>
        <w:p w14:paraId="142CEF1A" w14:textId="782F80DF" w:rsidR="00152A18" w:rsidRDefault="00152A18">
          <w:pPr>
            <w:pStyle w:val="TDC3"/>
            <w:tabs>
              <w:tab w:val="right" w:leader="dot" w:pos="8494"/>
            </w:tabs>
            <w:rPr>
              <w:noProof/>
            </w:rPr>
          </w:pPr>
          <w:hyperlink w:anchor="_Toc67762350" w:history="1">
            <w:r w:rsidRPr="00C014E7">
              <w:rPr>
                <w:rStyle w:val="Hipervnculo"/>
                <w:rFonts w:ascii="Liberation Sans" w:eastAsia="Droid Sans" w:hAnsi="Liberation Sans" w:cs="Lohit Hindi"/>
                <w:b/>
                <w:bCs/>
                <w:noProof/>
                <w:kern w:val="2"/>
                <w:lang w:eastAsia="zh-CN" w:bidi="hi-IN"/>
              </w:rPr>
              <w:t>Conclusiones</w:t>
            </w:r>
            <w:r>
              <w:rPr>
                <w:noProof/>
                <w:webHidden/>
              </w:rPr>
              <w:tab/>
            </w:r>
            <w:r>
              <w:rPr>
                <w:noProof/>
                <w:webHidden/>
              </w:rPr>
              <w:fldChar w:fldCharType="begin"/>
            </w:r>
            <w:r>
              <w:rPr>
                <w:noProof/>
                <w:webHidden/>
              </w:rPr>
              <w:instrText xml:space="preserve"> PAGEREF _Toc67762350 \h </w:instrText>
            </w:r>
            <w:r>
              <w:rPr>
                <w:noProof/>
                <w:webHidden/>
              </w:rPr>
            </w:r>
            <w:r>
              <w:rPr>
                <w:noProof/>
                <w:webHidden/>
              </w:rPr>
              <w:fldChar w:fldCharType="separate"/>
            </w:r>
            <w:r>
              <w:rPr>
                <w:noProof/>
                <w:webHidden/>
              </w:rPr>
              <w:t>21</w:t>
            </w:r>
            <w:r>
              <w:rPr>
                <w:noProof/>
                <w:webHidden/>
              </w:rPr>
              <w:fldChar w:fldCharType="end"/>
            </w:r>
          </w:hyperlink>
        </w:p>
        <w:p w14:paraId="1ADD7F1B" w14:textId="77230F9A" w:rsidR="00152A18" w:rsidRDefault="00152A18">
          <w:pPr>
            <w:pStyle w:val="TDC1"/>
            <w:tabs>
              <w:tab w:val="right" w:leader="dot" w:pos="8494"/>
            </w:tabs>
            <w:rPr>
              <w:rFonts w:eastAsiaTheme="minorEastAsia"/>
              <w:noProof/>
              <w:lang w:eastAsia="es-ES"/>
            </w:rPr>
          </w:pPr>
          <w:hyperlink w:anchor="_Toc67762351" w:history="1">
            <w:r w:rsidRPr="00C014E7">
              <w:rPr>
                <w:rStyle w:val="Hipervnculo"/>
                <w:rFonts w:ascii="Liberation Sans" w:eastAsia="Droid Sans" w:hAnsi="Liberation Sans" w:cs="Lohit Hindi"/>
                <w:b/>
                <w:bCs/>
                <w:noProof/>
                <w:kern w:val="2"/>
                <w:lang w:eastAsia="zh-CN" w:bidi="hi-IN"/>
              </w:rPr>
              <w:t>Conclusiones y líneas de trabajo futuras</w:t>
            </w:r>
            <w:r>
              <w:rPr>
                <w:noProof/>
                <w:webHidden/>
              </w:rPr>
              <w:tab/>
            </w:r>
            <w:r>
              <w:rPr>
                <w:noProof/>
                <w:webHidden/>
              </w:rPr>
              <w:fldChar w:fldCharType="begin"/>
            </w:r>
            <w:r>
              <w:rPr>
                <w:noProof/>
                <w:webHidden/>
              </w:rPr>
              <w:instrText xml:space="preserve"> PAGEREF _Toc67762351 \h </w:instrText>
            </w:r>
            <w:r>
              <w:rPr>
                <w:noProof/>
                <w:webHidden/>
              </w:rPr>
            </w:r>
            <w:r>
              <w:rPr>
                <w:noProof/>
                <w:webHidden/>
              </w:rPr>
              <w:fldChar w:fldCharType="separate"/>
            </w:r>
            <w:r>
              <w:rPr>
                <w:noProof/>
                <w:webHidden/>
              </w:rPr>
              <w:t>23</w:t>
            </w:r>
            <w:r>
              <w:rPr>
                <w:noProof/>
                <w:webHidden/>
              </w:rPr>
              <w:fldChar w:fldCharType="end"/>
            </w:r>
          </w:hyperlink>
        </w:p>
        <w:p w14:paraId="3E61ED4D" w14:textId="5D0FE1F1" w:rsidR="00152A18" w:rsidRDefault="00152A18">
          <w:pPr>
            <w:pStyle w:val="TDC1"/>
            <w:tabs>
              <w:tab w:val="right" w:leader="dot" w:pos="8494"/>
            </w:tabs>
            <w:rPr>
              <w:rFonts w:eastAsiaTheme="minorEastAsia"/>
              <w:noProof/>
              <w:lang w:eastAsia="es-ES"/>
            </w:rPr>
          </w:pPr>
          <w:hyperlink w:anchor="_Toc67762352" w:history="1">
            <w:r w:rsidRPr="00C014E7">
              <w:rPr>
                <w:rStyle w:val="Hipervnculo"/>
                <w:rFonts w:ascii="Liberation Sans" w:eastAsia="Droid Sans" w:hAnsi="Liberation Sans" w:cs="Lohit Hindi"/>
                <w:b/>
                <w:bCs/>
                <w:noProof/>
                <w:kern w:val="2"/>
                <w:lang w:eastAsia="zh-CN" w:bidi="hi-IN"/>
              </w:rPr>
              <w:t>Bibliografía</w:t>
            </w:r>
            <w:r>
              <w:rPr>
                <w:noProof/>
                <w:webHidden/>
              </w:rPr>
              <w:tab/>
            </w:r>
            <w:r>
              <w:rPr>
                <w:noProof/>
                <w:webHidden/>
              </w:rPr>
              <w:fldChar w:fldCharType="begin"/>
            </w:r>
            <w:r>
              <w:rPr>
                <w:noProof/>
                <w:webHidden/>
              </w:rPr>
              <w:instrText xml:space="preserve"> PAGEREF _Toc67762352 \h </w:instrText>
            </w:r>
            <w:r>
              <w:rPr>
                <w:noProof/>
                <w:webHidden/>
              </w:rPr>
            </w:r>
            <w:r>
              <w:rPr>
                <w:noProof/>
                <w:webHidden/>
              </w:rPr>
              <w:fldChar w:fldCharType="separate"/>
            </w:r>
            <w:r>
              <w:rPr>
                <w:noProof/>
                <w:webHidden/>
              </w:rPr>
              <w:t>24</w:t>
            </w:r>
            <w:r>
              <w:rPr>
                <w:noProof/>
                <w:webHidden/>
              </w:rPr>
              <w:fldChar w:fldCharType="end"/>
            </w:r>
          </w:hyperlink>
        </w:p>
        <w:p w14:paraId="05F1B856" w14:textId="53E99E60" w:rsidR="00C3280B" w:rsidRDefault="00DA18D8">
          <w:pPr>
            <w:pStyle w:val="TDC1"/>
            <w:tabs>
              <w:tab w:val="right" w:leader="dot" w:pos="8494"/>
            </w:tabs>
          </w:pPr>
          <w:r>
            <w:rPr>
              <w:rStyle w:val="IndexLink"/>
            </w:rPr>
            <w:fldChar w:fldCharType="end"/>
          </w:r>
        </w:p>
      </w:sdtContent>
    </w:sdt>
    <w:p w14:paraId="253967D4" w14:textId="77777777" w:rsidR="00C3280B" w:rsidRDefault="00C3280B"/>
    <w:p w14:paraId="2650E66A" w14:textId="77777777" w:rsidR="00C3280B" w:rsidRDefault="00DA18D8">
      <w:r>
        <w:lastRenderedPageBreak/>
        <w:br w:type="page"/>
      </w:r>
    </w:p>
    <w:p w14:paraId="08A44568" w14:textId="45FB1B81"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 w:name="_Toc67762322"/>
      <w:r>
        <w:rPr>
          <w:rFonts w:ascii="Liberation Sans" w:eastAsia="Droid Sans" w:hAnsi="Liberation Sans" w:cs="Lohit Hindi"/>
          <w:b/>
          <w:bCs/>
          <w:color w:val="auto"/>
          <w:kern w:val="2"/>
          <w:sz w:val="28"/>
          <w:szCs w:val="28"/>
          <w:lang w:eastAsia="zh-CN" w:bidi="hi-IN"/>
        </w:rPr>
        <w:lastRenderedPageBreak/>
        <w:t>Índice de figuras</w:t>
      </w:r>
      <w:bookmarkEnd w:id="1"/>
    </w:p>
    <w:p w14:paraId="0A904713" w14:textId="26FB430E" w:rsidR="00152A18" w:rsidRDefault="00152A18">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762353" w:history="1">
        <w:r w:rsidRPr="00A202DD">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_Toc67762353 \h </w:instrText>
        </w:r>
        <w:r>
          <w:rPr>
            <w:noProof/>
            <w:webHidden/>
          </w:rPr>
        </w:r>
        <w:r>
          <w:rPr>
            <w:noProof/>
            <w:webHidden/>
          </w:rPr>
          <w:fldChar w:fldCharType="separate"/>
        </w:r>
        <w:r>
          <w:rPr>
            <w:noProof/>
            <w:webHidden/>
          </w:rPr>
          <w:t>17</w:t>
        </w:r>
        <w:r>
          <w:rPr>
            <w:noProof/>
            <w:webHidden/>
          </w:rPr>
          <w:fldChar w:fldCharType="end"/>
        </w:r>
      </w:hyperlink>
    </w:p>
    <w:p w14:paraId="5C034911" w14:textId="60FFCD9D" w:rsidR="00152A18" w:rsidRDefault="006C1924">
      <w:pPr>
        <w:pStyle w:val="Tabladeilustraciones"/>
        <w:tabs>
          <w:tab w:val="right" w:leader="dot" w:pos="8494"/>
        </w:tabs>
        <w:rPr>
          <w:noProof/>
        </w:rPr>
      </w:pPr>
      <w:hyperlink w:anchor="_Toc67762354" w:history="1">
        <w:r w:rsidR="00152A18" w:rsidRPr="00A202DD">
          <w:rPr>
            <w:rStyle w:val="Hipervnculo"/>
            <w:noProof/>
          </w:rPr>
          <w:t>Ilustración 2: Captura de pantalla de Super Meat Boy.</w:t>
        </w:r>
        <w:r w:rsidR="00152A18">
          <w:rPr>
            <w:noProof/>
            <w:webHidden/>
          </w:rPr>
          <w:tab/>
        </w:r>
        <w:r w:rsidR="00152A18">
          <w:rPr>
            <w:noProof/>
            <w:webHidden/>
          </w:rPr>
          <w:fldChar w:fldCharType="begin"/>
        </w:r>
        <w:r w:rsidR="00152A18">
          <w:rPr>
            <w:noProof/>
            <w:webHidden/>
          </w:rPr>
          <w:instrText xml:space="preserve"> PAGEREF _Toc67762354 \h </w:instrText>
        </w:r>
        <w:r w:rsidR="00152A18">
          <w:rPr>
            <w:noProof/>
            <w:webHidden/>
          </w:rPr>
        </w:r>
        <w:r w:rsidR="00152A18">
          <w:rPr>
            <w:noProof/>
            <w:webHidden/>
          </w:rPr>
          <w:fldChar w:fldCharType="separate"/>
        </w:r>
        <w:r w:rsidR="00152A18">
          <w:rPr>
            <w:noProof/>
            <w:webHidden/>
          </w:rPr>
          <w:t>18</w:t>
        </w:r>
        <w:r w:rsidR="00152A18">
          <w:rPr>
            <w:noProof/>
            <w:webHidden/>
          </w:rPr>
          <w:fldChar w:fldCharType="end"/>
        </w:r>
      </w:hyperlink>
    </w:p>
    <w:p w14:paraId="0516EE9E" w14:textId="7EF0C0BB" w:rsidR="00152A18" w:rsidRDefault="006C1924">
      <w:pPr>
        <w:pStyle w:val="Tabladeilustraciones"/>
        <w:tabs>
          <w:tab w:val="right" w:leader="dot" w:pos="8494"/>
        </w:tabs>
        <w:rPr>
          <w:noProof/>
        </w:rPr>
      </w:pPr>
      <w:hyperlink w:anchor="_Toc67762355" w:history="1">
        <w:r w:rsidR="00152A18" w:rsidRPr="00A202DD">
          <w:rPr>
            <w:rStyle w:val="Hipervnculo"/>
            <w:noProof/>
          </w:rPr>
          <w:t>Ilustración 3: Nivel de presentación de Plataformer Microgame.</w:t>
        </w:r>
        <w:r w:rsidR="00152A18">
          <w:rPr>
            <w:noProof/>
            <w:webHidden/>
          </w:rPr>
          <w:tab/>
        </w:r>
        <w:r w:rsidR="00152A18">
          <w:rPr>
            <w:noProof/>
            <w:webHidden/>
          </w:rPr>
          <w:fldChar w:fldCharType="begin"/>
        </w:r>
        <w:r w:rsidR="00152A18">
          <w:rPr>
            <w:noProof/>
            <w:webHidden/>
          </w:rPr>
          <w:instrText xml:space="preserve"> PAGEREF _Toc67762355 \h </w:instrText>
        </w:r>
        <w:r w:rsidR="00152A18">
          <w:rPr>
            <w:noProof/>
            <w:webHidden/>
          </w:rPr>
        </w:r>
        <w:r w:rsidR="00152A18">
          <w:rPr>
            <w:noProof/>
            <w:webHidden/>
          </w:rPr>
          <w:fldChar w:fldCharType="separate"/>
        </w:r>
        <w:r w:rsidR="00152A18">
          <w:rPr>
            <w:noProof/>
            <w:webHidden/>
          </w:rPr>
          <w:t>19</w:t>
        </w:r>
        <w:r w:rsidR="00152A18">
          <w:rPr>
            <w:noProof/>
            <w:webHidden/>
          </w:rPr>
          <w:fldChar w:fldCharType="end"/>
        </w:r>
      </w:hyperlink>
    </w:p>
    <w:p w14:paraId="4D5AEE31" w14:textId="5BCCC3EA" w:rsidR="00152A18" w:rsidRPr="001228E3" w:rsidRDefault="00152A18" w:rsidP="001228E3">
      <w:pPr>
        <w:rPr>
          <w:lang w:eastAsia="zh-CN" w:bidi="hi-IN"/>
        </w:rPr>
      </w:pPr>
      <w:r>
        <w:rPr>
          <w:lang w:eastAsia="zh-CN" w:bidi="hi-IN"/>
        </w:rPr>
        <w:fldChar w:fldCharType="end"/>
      </w:r>
    </w:p>
    <w:p w14:paraId="2107528B"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r>
        <w:br w:type="page"/>
      </w:r>
    </w:p>
    <w:p w14:paraId="30F654F8"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 w:name="_Toc67762323"/>
      <w:r>
        <w:rPr>
          <w:rFonts w:ascii="Liberation Sans" w:eastAsia="Droid Sans" w:hAnsi="Liberation Sans" w:cs="Lohit Hindi"/>
          <w:b/>
          <w:bCs/>
          <w:color w:val="auto"/>
          <w:kern w:val="2"/>
          <w:sz w:val="28"/>
          <w:szCs w:val="28"/>
          <w:lang w:eastAsia="zh-CN" w:bidi="hi-IN"/>
        </w:rPr>
        <w:lastRenderedPageBreak/>
        <w:t>Introducción</w:t>
      </w:r>
      <w:bookmarkEnd w:id="2"/>
    </w:p>
    <w:p w14:paraId="752689F4" w14:textId="77777777" w:rsidR="00C3280B" w:rsidRDefault="00DA18D8">
      <w:r>
        <w:br w:type="page"/>
      </w:r>
    </w:p>
    <w:p w14:paraId="62874A01"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3" w:name="_Toc67762324"/>
      <w:r>
        <w:rPr>
          <w:rFonts w:ascii="Liberation Sans" w:eastAsia="Droid Sans" w:hAnsi="Liberation Sans" w:cs="Lohit Hindi"/>
          <w:b/>
          <w:bCs/>
          <w:color w:val="auto"/>
          <w:kern w:val="2"/>
          <w:sz w:val="28"/>
          <w:szCs w:val="28"/>
          <w:lang w:eastAsia="zh-CN" w:bidi="hi-IN"/>
        </w:rPr>
        <w:lastRenderedPageBreak/>
        <w:t>Objetivos del proyecto</w:t>
      </w:r>
      <w:bookmarkEnd w:id="3"/>
    </w:p>
    <w:p w14:paraId="7B2EE5A5" w14:textId="77777777" w:rsidR="00C3280B" w:rsidRDefault="00DA18D8">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 y la arquitectura lógica que permite que funcione.</w:t>
      </w:r>
    </w:p>
    <w:p w14:paraId="512CF09D" w14:textId="77777777" w:rsidR="00C3280B" w:rsidRDefault="00DA18D8">
      <w:pPr>
        <w:pStyle w:val="UBUcuerpoTrabajo"/>
      </w:pPr>
      <w:r>
        <w:br w:type="page"/>
      </w:r>
    </w:p>
    <w:p w14:paraId="441792AC" w14:textId="5C5BBFB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4" w:name="_Toc67762325"/>
      <w:r>
        <w:rPr>
          <w:rFonts w:ascii="Liberation Sans" w:eastAsia="Droid Sans" w:hAnsi="Liberation Sans" w:cs="Lohit Hindi"/>
          <w:b/>
          <w:bCs/>
          <w:color w:val="auto"/>
          <w:kern w:val="2"/>
          <w:sz w:val="28"/>
          <w:szCs w:val="28"/>
          <w:lang w:eastAsia="zh-CN" w:bidi="hi-IN"/>
        </w:rPr>
        <w:lastRenderedPageBreak/>
        <w:t>Conceptos teóricos</w:t>
      </w:r>
      <w:bookmarkEnd w:id="4"/>
    </w:p>
    <w:p w14:paraId="354CD366" w14:textId="77777777" w:rsidR="006C2390" w:rsidRDefault="006C2390" w:rsidP="006C239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Toc67762326"/>
      <w:r w:rsidRPr="00B854BB">
        <w:rPr>
          <w:rFonts w:ascii="Liberation Sans" w:eastAsia="Droid Sans" w:hAnsi="Liberation Sans" w:cs="Lohit Hindi"/>
          <w:b/>
          <w:bCs/>
          <w:i/>
          <w:iCs/>
          <w:color w:val="auto"/>
          <w:kern w:val="3"/>
          <w:sz w:val="28"/>
          <w:szCs w:val="28"/>
          <w:lang w:eastAsia="zh-CN" w:bidi="hi-IN"/>
        </w:rPr>
        <w:t>Unity</w:t>
      </w:r>
      <w:bookmarkEnd w:id="5"/>
    </w:p>
    <w:p w14:paraId="5F56CF36" w14:textId="77777777" w:rsidR="006C2390" w:rsidRDefault="006C2390" w:rsidP="006C2390">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20583EAF" w14:textId="77777777" w:rsidR="006C2390" w:rsidRDefault="006C2390" w:rsidP="006C2390">
      <w:pPr>
        <w:pStyle w:val="UBUcuerpoTrabajo"/>
      </w:pPr>
      <w:r>
        <w:t>Unity(1) es un motor gráfico orientado al desarrollo de videojuegos que permite desarrollar para ordenador (Microsoft Windows, Mac OS y Linux), consolas, móvil y dispositivos de realidad aumentada.</w:t>
      </w:r>
    </w:p>
    <w:p w14:paraId="746980E9" w14:textId="77777777" w:rsidR="006C2390" w:rsidRDefault="006C2390" w:rsidP="006C2390">
      <w:pPr>
        <w:pStyle w:val="UBUcuerpoTrabajo"/>
      </w:pPr>
      <w:r>
        <w:t>Unity tiene una serie de elementos, pero los más destacables son:</w:t>
      </w:r>
    </w:p>
    <w:p w14:paraId="0E835379" w14:textId="77777777" w:rsidR="006C2390" w:rsidRDefault="006C2390" w:rsidP="006C2390">
      <w:pPr>
        <w:pStyle w:val="UBUcuerpoTrabajo"/>
      </w:pPr>
    </w:p>
    <w:p w14:paraId="5F2600ED" w14:textId="77777777" w:rsidR="006C2390" w:rsidRDefault="006C2390" w:rsidP="006C239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 w:name="_MonoBehaviour(2)"/>
      <w:bookmarkStart w:id="7" w:name="_Toc67762327"/>
      <w:bookmarkEnd w:id="6"/>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7"/>
    </w:p>
    <w:p w14:paraId="4FFE783C" w14:textId="77777777" w:rsidR="006C2390" w:rsidRDefault="006C2390" w:rsidP="006C2390">
      <w:pPr>
        <w:pStyle w:val="UBUcuerpoTrabajo"/>
      </w:pPr>
      <w:r>
        <w:t>MonoBehaviour es la clase de la que (en principio) parten todas las clases que utiliza Unity. Esta clase y sus hijas son las que inicializa Unity al crear una escena. La razón por la que esta clase es tan importante y requiere de explicación son los siguientes métodos:</w:t>
      </w:r>
    </w:p>
    <w:p w14:paraId="70578477" w14:textId="77777777" w:rsidR="006C2390" w:rsidRDefault="006C2390" w:rsidP="006C2390">
      <w:pPr>
        <w:pStyle w:val="UBUcuerpoTrabajo"/>
      </w:pPr>
    </w:p>
    <w:p w14:paraId="6881ADEF" w14:textId="77777777" w:rsidR="006C2390" w:rsidRDefault="006C2390" w:rsidP="006C2390">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 xml:space="preserve">(): </w:t>
      </w:r>
      <w:r>
        <w:t xml:space="preserve">Tanto </w:t>
      </w:r>
      <w:proofErr w:type="spellStart"/>
      <w:r>
        <w:t>Awake</w:t>
      </w:r>
      <w:proofErr w:type="spellEnd"/>
      <w:r>
        <w:t xml:space="preserve"> como </w:t>
      </w:r>
      <w:proofErr w:type="spellStart"/>
      <w:r>
        <w:t>Start</w:t>
      </w:r>
      <w:proofErr w:type="spellEnd"/>
      <w:r>
        <w:t xml:space="preserve"> son métodos que se ejecutan al crear un objeto que herede de MonoBehaviour, sin embargo funcionan de manera ligeramente distinta. </w:t>
      </w:r>
    </w:p>
    <w:p w14:paraId="51FA8875" w14:textId="77777777" w:rsidR="006C2390" w:rsidRDefault="006C2390" w:rsidP="006C2390">
      <w:pPr>
        <w:pStyle w:val="UBUcuerpoTrabajo"/>
      </w:pPr>
      <w:r>
        <w:t xml:space="preserve">El método </w:t>
      </w:r>
      <w:proofErr w:type="spellStart"/>
      <w:r>
        <w:t>Awake</w:t>
      </w:r>
      <w:proofErr w:type="spellEnd"/>
      <w:r>
        <w:t xml:space="preserve"> se llama en el instante exacto en el que se carga el script al que </w:t>
      </w:r>
      <w:proofErr w:type="spellStart"/>
      <w:r>
        <w:t>esta</w:t>
      </w:r>
      <w:proofErr w:type="spellEnd"/>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1351DA28" w14:textId="77777777" w:rsidR="006C2390" w:rsidRPr="00C968AA" w:rsidRDefault="006C2390" w:rsidP="006C2390">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462AE85A" w14:textId="77777777" w:rsidR="006C2390" w:rsidRDefault="006C2390" w:rsidP="006C2390">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 pero no garantiza que se valla a llamar en el mismo momento en el que se crea el objeto o se carga el script (a diferencia del método </w:t>
      </w:r>
      <w:proofErr w:type="spellStart"/>
      <w:r>
        <w:t>Awake</w:t>
      </w:r>
      <w:proofErr w:type="spellEnd"/>
      <w:r>
        <w:t xml:space="preserve">). La otra diferencia con </w:t>
      </w:r>
      <w:proofErr w:type="spellStart"/>
      <w:r>
        <w:t>Awake</w:t>
      </w:r>
      <w:proofErr w:type="spellEnd"/>
      <w:r>
        <w:t xml:space="preserve"> es que el método </w:t>
      </w:r>
      <w:proofErr w:type="spellStart"/>
      <w:r>
        <w:t>Start</w:t>
      </w:r>
      <w:proofErr w:type="spellEnd"/>
      <w:r>
        <w:t xml:space="preserve"> se llamará solo si el objeto esta activado (</w:t>
      </w:r>
      <w:proofErr w:type="spellStart"/>
      <w:r>
        <w:rPr>
          <w:i/>
          <w:iCs/>
        </w:rPr>
        <w:t>enabled</w:t>
      </w:r>
      <w:proofErr w:type="spellEnd"/>
      <w:r>
        <w:t xml:space="preserve"> a </w:t>
      </w:r>
      <w:r>
        <w:rPr>
          <w:i/>
          <w:iCs/>
        </w:rPr>
        <w:t>true</w:t>
      </w:r>
      <w:r>
        <w:t xml:space="preserve">) mientras que </w:t>
      </w:r>
      <w:proofErr w:type="spellStart"/>
      <w:r>
        <w:t>Awake</w:t>
      </w:r>
      <w:proofErr w:type="spellEnd"/>
      <w:r>
        <w:t xml:space="preserve"> se llamará siempre.</w:t>
      </w:r>
    </w:p>
    <w:p w14:paraId="7720AAE5" w14:textId="77777777" w:rsidR="006C2390" w:rsidRPr="008D09DE" w:rsidRDefault="006C2390" w:rsidP="006C2390">
      <w:pPr>
        <w:pStyle w:val="UBUcuerpoTrabajo"/>
      </w:pPr>
    </w:p>
    <w:p w14:paraId="3B490A1A" w14:textId="77777777" w:rsidR="006C2390" w:rsidRDefault="006C2390" w:rsidP="006C2390">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t xml:space="preserve"> Estos tres son métodos que se llaman repetitivamente hasta la desaparición del objeto. Estos métodos son los que utilizará Unity para saber en todo momento que es lo que tiene que hacer y en </w:t>
      </w:r>
      <w:proofErr w:type="spellStart"/>
      <w:r>
        <w:t>que</w:t>
      </w:r>
      <w:proofErr w:type="spellEnd"/>
      <w:r>
        <w:t xml:space="preserve"> momento ha de hacerlo. Pero ¿Por qué hacer tres métodos distintos para albergar instrucciones que se repetirán continuamente? La razón de esto reside en cuándo se ejecutan estos tres métodos.</w:t>
      </w:r>
    </w:p>
    <w:p w14:paraId="7C156B79" w14:textId="77777777" w:rsidR="006C2390" w:rsidRDefault="006C2390" w:rsidP="006C2390">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un </w:t>
      </w:r>
      <w:proofErr w:type="spellStart"/>
      <w:r w:rsidRPr="00A0030F">
        <w:rPr>
          <w:i/>
          <w:iCs/>
        </w:rPr>
        <w:t>frame</w:t>
      </w:r>
      <w:proofErr w:type="spellEnd"/>
      <w:r>
        <w:t xml:space="preserve"> representa el momento en el que cambia lo que sale por pantalla. Así que cada vez que cambia lo que se ve en pantalla se llama al método </w:t>
      </w:r>
      <w:proofErr w:type="spellStart"/>
      <w:r>
        <w:t>Update</w:t>
      </w:r>
      <w:proofErr w:type="spellEnd"/>
      <w:r>
        <w:t xml:space="preserve">. El tiempo que puede pasar entre </w:t>
      </w:r>
      <w:proofErr w:type="spellStart"/>
      <w:r w:rsidRPr="00A0030F">
        <w:rPr>
          <w:i/>
          <w:iCs/>
        </w:rPr>
        <w:t>frames</w:t>
      </w:r>
      <w:proofErr w:type="spellEnd"/>
      <w:r>
        <w:rPr>
          <w:i/>
          <w:iCs/>
        </w:rPr>
        <w:t xml:space="preserve"> </w:t>
      </w:r>
      <w:r>
        <w:t xml:space="preserve">no tiene por qué ser siempre el mismo. Es por ello que el periodo entre </w:t>
      </w:r>
      <w:r>
        <w:lastRenderedPageBreak/>
        <w:t xml:space="preserve">llamadas al método </w:t>
      </w:r>
      <w:proofErr w:type="spellStart"/>
      <w:r>
        <w:t>Update</w:t>
      </w:r>
      <w:proofErr w:type="spellEnd"/>
      <w:r>
        <w:t xml:space="preserve"> no siempre será el mismo.</w:t>
      </w:r>
    </w:p>
    <w:p w14:paraId="5CC8ED9A" w14:textId="77777777" w:rsidR="006C2390" w:rsidRDefault="006C2390" w:rsidP="006C2390">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23501579" w14:textId="77777777" w:rsidR="006C2390" w:rsidRPr="009D1FBE" w:rsidRDefault="006C2390" w:rsidP="006C2390">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está.</w:t>
      </w:r>
    </w:p>
    <w:p w14:paraId="52548558" w14:textId="77777777" w:rsidR="006C2390" w:rsidRDefault="006C2390" w:rsidP="006C2390">
      <w:pPr>
        <w:pStyle w:val="UBUcuerpoTrabajo"/>
      </w:pPr>
    </w:p>
    <w:p w14:paraId="0F8C5843" w14:textId="77777777" w:rsidR="006C2390" w:rsidRPr="00EF1AD1" w:rsidRDefault="006C2390" w:rsidP="006C2390">
      <w:pPr>
        <w:pStyle w:val="UBUcuerpoTrabajo"/>
        <w:rPr>
          <w:b/>
          <w:bCs/>
        </w:rPr>
      </w:pPr>
      <w:r w:rsidRPr="00EF1AD1">
        <w:rPr>
          <w:b/>
          <w:bCs/>
        </w:rPr>
        <w:t>Mensajes:</w:t>
      </w:r>
    </w:p>
    <w:p w14:paraId="1622CD45" w14:textId="77777777" w:rsidR="006C2390" w:rsidRDefault="006C2390" w:rsidP="006C2390">
      <w:pPr>
        <w:pStyle w:val="UBUcuerpoTrabajo"/>
      </w:pPr>
      <w:r>
        <w:t xml:space="preserve">Además de estos métodos hay otros métodos que se identifican por el nombre de “mensajes”. Los “mensajes”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 La gracia de estos métodos “mensaje” no está en que se encuentren en la clase MonoBehaviour, sino como interactúan con otras clases y objetos. Es por eso que a continuación se mencionarán los más interesantes, pero la explicación de los métodos se realizará en otro apartado en el que se haga referencia a estos métodos y se comprenda mejor el uso de estos.</w:t>
      </w:r>
    </w:p>
    <w:p w14:paraId="50299C1E" w14:textId="77777777" w:rsidR="006C2390" w:rsidRDefault="006C2390" w:rsidP="006C2390">
      <w:pPr>
        <w:pStyle w:val="UBUcuerpoTrabajo"/>
      </w:pPr>
      <w:r>
        <w:t>Métodos “mensaje”:</w:t>
      </w:r>
    </w:p>
    <w:p w14:paraId="675712BF" w14:textId="77777777" w:rsidR="006C2390" w:rsidRDefault="006C2390" w:rsidP="006C2390">
      <w:pPr>
        <w:pStyle w:val="UBUcuerpoTrabajo"/>
        <w:numPr>
          <w:ilvl w:val="0"/>
          <w:numId w:val="3"/>
        </w:numPr>
        <w:autoSpaceDN w:val="0"/>
      </w:pPr>
      <w:proofErr w:type="spellStart"/>
      <w:r>
        <w:t>OnCollisionEnter</w:t>
      </w:r>
      <w:proofErr w:type="spellEnd"/>
      <w:r>
        <w:t>.</w:t>
      </w:r>
    </w:p>
    <w:p w14:paraId="12772027" w14:textId="77777777" w:rsidR="006C2390" w:rsidRDefault="006C2390" w:rsidP="006C2390">
      <w:pPr>
        <w:pStyle w:val="UBUcuerpoTrabajo"/>
        <w:numPr>
          <w:ilvl w:val="0"/>
          <w:numId w:val="3"/>
        </w:numPr>
        <w:autoSpaceDN w:val="0"/>
      </w:pPr>
      <w:r>
        <w:t>OnCollisionEnter2D.</w:t>
      </w:r>
    </w:p>
    <w:p w14:paraId="7F1927D2" w14:textId="77777777" w:rsidR="006C2390" w:rsidRPr="00F27726" w:rsidRDefault="006C2390" w:rsidP="006C2390">
      <w:pPr>
        <w:pStyle w:val="UBUcuerpoTrabajo"/>
        <w:numPr>
          <w:ilvl w:val="0"/>
          <w:numId w:val="3"/>
        </w:numPr>
        <w:autoSpaceDN w:val="0"/>
      </w:pPr>
      <w:proofErr w:type="spellStart"/>
      <w:r>
        <w:t>OnCollisionExit</w:t>
      </w:r>
      <w:proofErr w:type="spellEnd"/>
      <w:r>
        <w:t>.</w:t>
      </w:r>
    </w:p>
    <w:p w14:paraId="03199137" w14:textId="77777777" w:rsidR="006C2390" w:rsidRPr="00F27726" w:rsidRDefault="006C2390" w:rsidP="006C2390">
      <w:pPr>
        <w:pStyle w:val="UBUcuerpoTrabajo"/>
        <w:numPr>
          <w:ilvl w:val="0"/>
          <w:numId w:val="3"/>
        </w:numPr>
        <w:autoSpaceDN w:val="0"/>
      </w:pPr>
      <w:r>
        <w:t>OnCollisionExit2D.</w:t>
      </w:r>
    </w:p>
    <w:p w14:paraId="06E48A14" w14:textId="77777777" w:rsidR="006C2390" w:rsidRPr="00F27726" w:rsidRDefault="006C2390" w:rsidP="006C2390">
      <w:pPr>
        <w:pStyle w:val="UBUcuerpoTrabajo"/>
        <w:numPr>
          <w:ilvl w:val="0"/>
          <w:numId w:val="3"/>
        </w:numPr>
        <w:autoSpaceDN w:val="0"/>
      </w:pPr>
      <w:proofErr w:type="spellStart"/>
      <w:r>
        <w:t>OnCollisionStay</w:t>
      </w:r>
      <w:proofErr w:type="spellEnd"/>
      <w:r>
        <w:t>.</w:t>
      </w:r>
    </w:p>
    <w:p w14:paraId="0891E35C" w14:textId="77777777" w:rsidR="006C2390" w:rsidRPr="00F27726" w:rsidRDefault="006C2390" w:rsidP="006C2390">
      <w:pPr>
        <w:pStyle w:val="UBUcuerpoTrabajo"/>
        <w:numPr>
          <w:ilvl w:val="0"/>
          <w:numId w:val="3"/>
        </w:numPr>
        <w:autoSpaceDN w:val="0"/>
      </w:pPr>
      <w:r>
        <w:t>OnCollisionStay2D.</w:t>
      </w:r>
    </w:p>
    <w:p w14:paraId="5FCBEC78" w14:textId="77777777" w:rsidR="006C2390" w:rsidRDefault="006C2390" w:rsidP="006C2390">
      <w:pPr>
        <w:pStyle w:val="UBUcuerpoTrabajo"/>
        <w:numPr>
          <w:ilvl w:val="0"/>
          <w:numId w:val="3"/>
        </w:numPr>
        <w:autoSpaceDN w:val="0"/>
      </w:pPr>
      <w:proofErr w:type="spellStart"/>
      <w:r>
        <w:t>OnTriggerEnter</w:t>
      </w:r>
      <w:proofErr w:type="spellEnd"/>
      <w:r>
        <w:t>.</w:t>
      </w:r>
    </w:p>
    <w:p w14:paraId="2D3BA10C" w14:textId="77777777" w:rsidR="006C2390" w:rsidRDefault="006C2390" w:rsidP="006C2390">
      <w:pPr>
        <w:pStyle w:val="UBUcuerpoTrabajo"/>
        <w:numPr>
          <w:ilvl w:val="0"/>
          <w:numId w:val="3"/>
        </w:numPr>
        <w:autoSpaceDN w:val="0"/>
      </w:pPr>
      <w:r>
        <w:t>OnTriggerEnter2D.</w:t>
      </w:r>
    </w:p>
    <w:p w14:paraId="639E1A0E" w14:textId="77777777" w:rsidR="006C2390" w:rsidRPr="00F27726" w:rsidRDefault="006C2390" w:rsidP="006C2390">
      <w:pPr>
        <w:pStyle w:val="UBUcuerpoTrabajo"/>
        <w:numPr>
          <w:ilvl w:val="0"/>
          <w:numId w:val="3"/>
        </w:numPr>
        <w:autoSpaceDN w:val="0"/>
      </w:pPr>
      <w:proofErr w:type="spellStart"/>
      <w:r>
        <w:t>OnTriggerExit</w:t>
      </w:r>
      <w:proofErr w:type="spellEnd"/>
      <w:r>
        <w:t>.</w:t>
      </w:r>
    </w:p>
    <w:p w14:paraId="435A7CFA" w14:textId="77777777" w:rsidR="006C2390" w:rsidRPr="00F27726" w:rsidRDefault="006C2390" w:rsidP="006C2390">
      <w:pPr>
        <w:pStyle w:val="UBUcuerpoTrabajo"/>
        <w:numPr>
          <w:ilvl w:val="0"/>
          <w:numId w:val="3"/>
        </w:numPr>
        <w:autoSpaceDN w:val="0"/>
      </w:pPr>
      <w:r>
        <w:t>OnTriggerExit2D.</w:t>
      </w:r>
    </w:p>
    <w:p w14:paraId="01796043" w14:textId="77777777" w:rsidR="006C2390" w:rsidRPr="00F27726" w:rsidRDefault="006C2390" w:rsidP="006C2390">
      <w:pPr>
        <w:pStyle w:val="UBUcuerpoTrabajo"/>
        <w:numPr>
          <w:ilvl w:val="0"/>
          <w:numId w:val="3"/>
        </w:numPr>
        <w:autoSpaceDN w:val="0"/>
      </w:pPr>
      <w:proofErr w:type="spellStart"/>
      <w:r>
        <w:t>OnTriggerStay</w:t>
      </w:r>
      <w:proofErr w:type="spellEnd"/>
      <w:r>
        <w:t>.</w:t>
      </w:r>
    </w:p>
    <w:p w14:paraId="286E8ADC" w14:textId="77777777" w:rsidR="006C2390" w:rsidRPr="00F27726" w:rsidRDefault="006C2390" w:rsidP="006C2390">
      <w:pPr>
        <w:pStyle w:val="UBUcuerpoTrabajo"/>
        <w:numPr>
          <w:ilvl w:val="0"/>
          <w:numId w:val="3"/>
        </w:numPr>
        <w:autoSpaceDN w:val="0"/>
      </w:pPr>
      <w:r>
        <w:t>OnTriggerStay2D.</w:t>
      </w:r>
    </w:p>
    <w:p w14:paraId="33D1ED52" w14:textId="77777777" w:rsidR="006C2390" w:rsidRDefault="006C2390" w:rsidP="006C2390">
      <w:pPr>
        <w:pStyle w:val="UBUcuerpoTrabajo"/>
        <w:numPr>
          <w:ilvl w:val="0"/>
          <w:numId w:val="3"/>
        </w:numPr>
        <w:autoSpaceDN w:val="0"/>
      </w:pPr>
      <w:proofErr w:type="spellStart"/>
      <w:r>
        <w:t>Start</w:t>
      </w:r>
      <w:proofErr w:type="spellEnd"/>
      <w:r>
        <w:t xml:space="preserve"> (también es un método “mensaje”).</w:t>
      </w:r>
    </w:p>
    <w:p w14:paraId="178A2823" w14:textId="77777777" w:rsidR="006C2390" w:rsidRPr="00F27726" w:rsidRDefault="006C2390" w:rsidP="006C2390">
      <w:pPr>
        <w:pStyle w:val="UBUcuerpoTrabajo"/>
        <w:numPr>
          <w:ilvl w:val="0"/>
          <w:numId w:val="3"/>
        </w:numPr>
        <w:autoSpaceDN w:val="0"/>
      </w:pPr>
      <w:proofErr w:type="spellStart"/>
      <w:r>
        <w:t>Update</w:t>
      </w:r>
      <w:proofErr w:type="spellEnd"/>
      <w:r>
        <w:t xml:space="preserve"> (también es un método “mensaje”).</w:t>
      </w:r>
    </w:p>
    <w:p w14:paraId="2A329188" w14:textId="77777777" w:rsidR="006C2390" w:rsidRDefault="006C2390" w:rsidP="006C239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8" w:name="_GameObject(3)"/>
      <w:bookmarkStart w:id="9" w:name="_Toc67762328"/>
      <w:bookmarkEnd w:id="8"/>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Pr>
          <w:rFonts w:ascii="Liberation Sans" w:eastAsia="Droid Sans" w:hAnsi="Liberation Sans" w:cs="Lohit Hindi"/>
          <w:b/>
          <w:bCs/>
          <w:color w:val="auto"/>
          <w:kern w:val="3"/>
          <w:sz w:val="28"/>
          <w:szCs w:val="28"/>
          <w:lang w:eastAsia="zh-CN" w:bidi="hi-IN"/>
        </w:rPr>
        <w:t>(3)</w:t>
      </w:r>
      <w:bookmarkEnd w:id="9"/>
    </w:p>
    <w:p w14:paraId="7105E32F" w14:textId="77777777" w:rsidR="006C2390" w:rsidRDefault="006C2390" w:rsidP="006C2390">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proofErr w:type="spellStart"/>
      <w:r>
        <w:t>que</w:t>
      </w:r>
      <w:proofErr w:type="spellEnd"/>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09E9834B" w14:textId="77777777" w:rsidR="006C2390" w:rsidRDefault="006C2390" w:rsidP="006C2390">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(con el método </w:t>
      </w:r>
      <w:proofErr w:type="spellStart"/>
      <w:r>
        <w:t>GetComponent</w:t>
      </w:r>
      <w:proofErr w:type="spellEnd"/>
      <w:r>
        <w:t xml:space="preserve"> entre otros). Los componentes, al ser añadidos a la instancia de </w:t>
      </w:r>
      <w:proofErr w:type="spellStart"/>
      <w:r>
        <w:t>GameObject</w:t>
      </w:r>
      <w:proofErr w:type="spellEnd"/>
      <w:r>
        <w:t xml:space="preserve"> que le corresponda ya pueden ser usados por Unity. Los componentes de </w:t>
      </w:r>
      <w:proofErr w:type="spellStart"/>
      <w:r>
        <w:t>GameObject</w:t>
      </w:r>
      <w:proofErr w:type="spellEnd"/>
      <w:r>
        <w:t xml:space="preserve"> pueden ser objetos de cualquier tipo, sin necesidad de heredar de MonoBehaviour.</w:t>
      </w:r>
    </w:p>
    <w:p w14:paraId="5E5E7DD4" w14:textId="77777777" w:rsidR="006C2390" w:rsidRDefault="006C2390" w:rsidP="006C2390">
      <w:pPr>
        <w:pStyle w:val="UBUcuerpoTrabajo"/>
      </w:pPr>
    </w:p>
    <w:p w14:paraId="6A0E26F3" w14:textId="77777777" w:rsidR="006C2390" w:rsidRDefault="006C2390" w:rsidP="006C2390">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t xml:space="preserve">. De esta manera si tienes un </w:t>
      </w:r>
      <w:proofErr w:type="spellStart"/>
      <w:r>
        <w:t>Prefab</w:t>
      </w:r>
      <w:proofErr w:type="spellEnd"/>
      <w:r>
        <w:t xml:space="preserve"> de, por ejemplo, un enemigo del juego puedes crear todas las copias de ese enemigo que quieras llamando al método </w:t>
      </w:r>
      <w:proofErr w:type="spellStart"/>
      <w:r>
        <w:t>Instantiate</w:t>
      </w:r>
      <w:proofErr w:type="spellEnd"/>
      <w:r>
        <w:t xml:space="preserve"> y pasando como argumento ese </w:t>
      </w:r>
      <w:proofErr w:type="spellStart"/>
      <w:r>
        <w:t>Prefab</w:t>
      </w:r>
      <w:proofErr w:type="spellEnd"/>
      <w:r>
        <w:t xml:space="preserve">. Con los </w:t>
      </w:r>
      <w:proofErr w:type="spellStart"/>
      <w:r>
        <w:t>Prefabs</w:t>
      </w:r>
      <w:proofErr w:type="spellEnd"/>
      <w:r>
        <w:t xml:space="preserve"> se logra tener copias idénticas de objetos sin tener que crearlas manualmente cada vez.</w:t>
      </w:r>
    </w:p>
    <w:p w14:paraId="3BF91890" w14:textId="77777777" w:rsidR="006C2390" w:rsidRDefault="006C2390" w:rsidP="006C2390">
      <w:pPr>
        <w:pStyle w:val="UBUcuerpoTrabajo"/>
      </w:pPr>
    </w:p>
    <w:p w14:paraId="5E300F72" w14:textId="77777777" w:rsidR="006C2390" w:rsidRPr="00B63FB5" w:rsidRDefault="006C2390" w:rsidP="006C2390">
      <w:pPr>
        <w:pStyle w:val="UBUcuerpoTrabajo"/>
      </w:pPr>
      <w:r>
        <w:t xml:space="preserve">La última característica importante de </w:t>
      </w:r>
      <w:proofErr w:type="spellStart"/>
      <w:r>
        <w:t>GameObject</w:t>
      </w:r>
      <w:proofErr w:type="spellEnd"/>
      <w:r>
        <w:t xml:space="preserve"> es el método </w:t>
      </w:r>
      <w:proofErr w:type="spellStart"/>
      <w:r>
        <w:t>SendMessage</w:t>
      </w:r>
      <w:proofErr w:type="spellEnd"/>
      <w:r>
        <w:t xml:space="preserve">. Este método permite al </w:t>
      </w:r>
      <w:proofErr w:type="spellStart"/>
      <w:r>
        <w:t>GameObject</w:t>
      </w:r>
      <w:proofErr w:type="spellEnd"/>
      <w:r>
        <w:t xml:space="preserve"> o un componente suyo mandar un mensaje a los demás componentes del </w:t>
      </w:r>
      <w:proofErr w:type="spellStart"/>
      <w:r>
        <w:t>GameObject</w:t>
      </w:r>
      <w:proofErr w:type="spellEnd"/>
      <w:r>
        <w:t xml:space="preserve">, haciendo que todos los componentes (en realidad solo los que hereden de MonoBehaviour) que tengan un método con nombre igual al pasado como argumento en el método </w:t>
      </w:r>
      <w:proofErr w:type="spellStart"/>
      <w:r>
        <w:t>SendMessage</w:t>
      </w:r>
      <w:proofErr w:type="spellEnd"/>
      <w:r>
        <w:t xml:space="preserve"> ejecutarán ese método. Un ejemplo sería </w:t>
      </w:r>
      <w:proofErr w:type="spellStart"/>
      <w:r>
        <w:t>gameobject.SendMessage</w:t>
      </w:r>
      <w:proofErr w:type="spellEnd"/>
      <w:r>
        <w:t>(“Metodo1”). Al ejecutar ese método se hará que todos los componentes que hereden de MonoBehaviour y tengan un método llamado Metodo1 invoquen ese método.</w:t>
      </w:r>
    </w:p>
    <w:p w14:paraId="74CD7F06" w14:textId="77777777" w:rsidR="006C2390" w:rsidRDefault="006C2390" w:rsidP="006C2390">
      <w:pPr>
        <w:rPr>
          <w:lang w:eastAsia="zh-CN" w:bidi="hi-IN"/>
        </w:rPr>
      </w:pPr>
    </w:p>
    <w:p w14:paraId="0A8EF7A1" w14:textId="77777777" w:rsidR="006C2390" w:rsidRPr="00B63FB5" w:rsidRDefault="006C2390" w:rsidP="006C239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0" w:name="_Toc67762329"/>
      <w:r w:rsidRPr="00B63FB5">
        <w:rPr>
          <w:rFonts w:ascii="Liberation Sans" w:eastAsia="Droid Sans" w:hAnsi="Liberation Sans" w:cs="Lohit Hindi"/>
          <w:b/>
          <w:bCs/>
          <w:color w:val="auto"/>
          <w:kern w:val="3"/>
          <w:sz w:val="28"/>
          <w:szCs w:val="28"/>
          <w:lang w:eastAsia="zh-CN" w:bidi="hi-IN"/>
        </w:rPr>
        <w:t>Escena</w:t>
      </w:r>
      <w:bookmarkEnd w:id="10"/>
    </w:p>
    <w:p w14:paraId="29BE8513" w14:textId="77777777" w:rsidR="006C2390" w:rsidRDefault="006C2390" w:rsidP="006C2390">
      <w:pPr>
        <w:pStyle w:val="UBUcuerpoTrabajo"/>
      </w:pPr>
      <w:r>
        <w:t>Las escenas son los elementos de Unity que contienen otros objetos. Una escena puede ser un nivel o un menú del juego.</w:t>
      </w:r>
    </w:p>
    <w:p w14:paraId="0D03FC7A" w14:textId="77777777" w:rsidR="006C2390" w:rsidRDefault="006C2390" w:rsidP="006C2390">
      <w:pPr>
        <w:pStyle w:val="UBUcuerpoTrabajo"/>
      </w:pPr>
    </w:p>
    <w:p w14:paraId="6CF98E3D" w14:textId="77777777" w:rsidR="006C2390" w:rsidRDefault="006C2390" w:rsidP="006C239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67762330"/>
      <w:r w:rsidRPr="004C6F94">
        <w:rPr>
          <w:rFonts w:ascii="Liberation Sans" w:eastAsia="Droid Sans" w:hAnsi="Liberation Sans" w:cs="Lohit Hindi"/>
          <w:b/>
          <w:bCs/>
          <w:color w:val="auto"/>
          <w:kern w:val="3"/>
          <w:sz w:val="28"/>
          <w:szCs w:val="28"/>
          <w:lang w:eastAsia="zh-CN" w:bidi="hi-IN"/>
        </w:rPr>
        <w:t>Físicas en Unity</w:t>
      </w:r>
      <w:bookmarkEnd w:id="11"/>
    </w:p>
    <w:p w14:paraId="3CD2A3A9" w14:textId="77777777" w:rsidR="006C2390" w:rsidRDefault="006C2390" w:rsidP="006C2390">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7DD5AA4" w14:textId="77777777" w:rsidR="006C2390" w:rsidRPr="00A72579" w:rsidRDefault="006C2390" w:rsidP="006C2390">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proofErr w:type="spellStart"/>
      <w:r>
        <w:t>que</w:t>
      </w:r>
      <w:proofErr w:type="spellEnd"/>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01EB3407" w14:textId="77777777" w:rsidR="006C2390" w:rsidRPr="00E02434" w:rsidRDefault="006C2390" w:rsidP="006C2390">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37379A21" w14:textId="77777777" w:rsidR="006C2390" w:rsidRDefault="006C2390" w:rsidP="006C2390">
      <w:pPr>
        <w:pStyle w:val="UBUcuerpoTrabajo"/>
      </w:pPr>
    </w:p>
    <w:p w14:paraId="6B20B68F" w14:textId="77777777" w:rsidR="006C2390" w:rsidRDefault="006C2390" w:rsidP="006C239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67762331"/>
      <w:r w:rsidRPr="00800319">
        <w:rPr>
          <w:rFonts w:ascii="Liberation Sans" w:eastAsia="Droid Sans" w:hAnsi="Liberation Sans" w:cs="Lohit Hindi"/>
          <w:b/>
          <w:bCs/>
          <w:color w:val="auto"/>
          <w:kern w:val="3"/>
          <w:sz w:val="28"/>
          <w:szCs w:val="28"/>
          <w:lang w:eastAsia="zh-CN" w:bidi="hi-IN"/>
        </w:rPr>
        <w:t>Colisión entre objetos</w:t>
      </w:r>
      <w:bookmarkEnd w:id="12"/>
    </w:p>
    <w:p w14:paraId="6108833C" w14:textId="77777777" w:rsidR="006C2390" w:rsidRDefault="006C2390" w:rsidP="006C2390">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dos dimensiones Collider2D). Este componente te permite determinar una región del espacio en la que otro </w:t>
      </w:r>
      <w:proofErr w:type="spellStart"/>
      <w:r>
        <w:t>GameObject</w:t>
      </w:r>
      <w:proofErr w:type="spellEnd"/>
      <w:r>
        <w:t xml:space="preserve"> con un componente </w:t>
      </w:r>
      <w:proofErr w:type="spellStart"/>
      <w:r>
        <w:t>Collider</w:t>
      </w:r>
      <w:proofErr w:type="spellEnd"/>
      <w:r>
        <w:t xml:space="preserve"> se considerará colisionando con el primer objeto.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a los que pertenecen. </w:t>
      </w:r>
    </w:p>
    <w:p w14:paraId="1E9F753B" w14:textId="77777777" w:rsidR="006C2390" w:rsidRDefault="006C2390" w:rsidP="006C2390">
      <w:pPr>
        <w:pStyle w:val="UBUcuerpoTrabajo"/>
      </w:pPr>
      <w:r>
        <w:t xml:space="preserve">La región del espacio que ocupa un </w:t>
      </w:r>
      <w:proofErr w:type="spellStart"/>
      <w:r>
        <w:t>Collider</w:t>
      </w:r>
      <w:proofErr w:type="spellEnd"/>
      <w:r>
        <w:t xml:space="preserve"> por defecto es estática y no se puede mover, sin embargo moviendo la posición del </w:t>
      </w:r>
      <w:proofErr w:type="spellStart"/>
      <w:r>
        <w:t>GameObject</w:t>
      </w:r>
      <w:proofErr w:type="spellEnd"/>
      <w:r>
        <w:t xml:space="preserve"> moverá la posición del </w:t>
      </w:r>
      <w:proofErr w:type="spellStart"/>
      <w:r>
        <w:t>Collider</w:t>
      </w:r>
      <w:proofErr w:type="spellEnd"/>
      <w:r>
        <w:t xml:space="preserve">, pues su posición es relativa al </w:t>
      </w:r>
      <w:proofErr w:type="spellStart"/>
      <w:r>
        <w:t>GameObject</w:t>
      </w:r>
      <w:proofErr w:type="spellEnd"/>
      <w:r>
        <w:t>.</w:t>
      </w:r>
    </w:p>
    <w:p w14:paraId="66612981" w14:textId="77777777" w:rsidR="006C2390" w:rsidRDefault="006C2390" w:rsidP="006C2390">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t xml:space="preserve"> de los componentes que heredan de la clase MonoBehaviour que tengan implementados esos métodos. </w:t>
      </w:r>
    </w:p>
    <w:p w14:paraId="3882283C" w14:textId="77777777" w:rsidR="006C2390" w:rsidRPr="008D514A" w:rsidRDefault="006C2390" w:rsidP="006C2390">
      <w:pPr>
        <w:pStyle w:val="UBUcuerpoTrabajo"/>
      </w:pPr>
      <w:r>
        <w:t xml:space="preserve">Si dos objetos tienen un </w:t>
      </w:r>
      <w:proofErr w:type="spellStart"/>
      <w:r>
        <w:t>Rigidbody</w:t>
      </w:r>
      <w:proofErr w:type="spellEnd"/>
      <w:r>
        <w:t xml:space="preserve"> y un </w:t>
      </w:r>
      <w:proofErr w:type="spellStart"/>
      <w:r>
        <w:t>Collider</w:t>
      </w:r>
      <w:proofErr w:type="spellEnd"/>
      <w:r>
        <w:t xml:space="preserve">, al colisionar ambos objetos variaran su movimiento en consecuencia. Sin embargo, si se desea evitar esto, el componente </w:t>
      </w:r>
      <w:proofErr w:type="spellStart"/>
      <w:r>
        <w:t>Collider</w:t>
      </w:r>
      <w:proofErr w:type="spellEnd"/>
      <w:r>
        <w:t xml:space="preserve"> tiene un atributo booleano llamado </w:t>
      </w:r>
      <w:proofErr w:type="spellStart"/>
      <w:r w:rsidRPr="0031628C">
        <w:rPr>
          <w:i/>
          <w:iCs/>
        </w:rPr>
        <w:t>isTrigger</w:t>
      </w:r>
      <w:proofErr w:type="spellEnd"/>
      <w:r>
        <w:t xml:space="preserve">. Si está a </w:t>
      </w:r>
      <w:r w:rsidRPr="0031628C">
        <w:rPr>
          <w:i/>
          <w:iCs/>
        </w:rPr>
        <w:t>false</w:t>
      </w:r>
      <w:r>
        <w:t xml:space="preserve"> el funcionamiento será el explicado anteriormente. Sin embargo, si está a </w:t>
      </w:r>
      <w:r w:rsidRPr="0031628C">
        <w:rPr>
          <w:i/>
          <w:iCs/>
        </w:rPr>
        <w:t>true</w:t>
      </w:r>
      <w:r>
        <w:t xml:space="preserve"> el atributo </w:t>
      </w:r>
      <w:proofErr w:type="spellStart"/>
      <w:r w:rsidRPr="0031628C">
        <w:rPr>
          <w:i/>
          <w:iCs/>
        </w:rPr>
        <w:t>isTrigger</w:t>
      </w:r>
      <w:proofErr w:type="spellEnd"/>
      <w:r>
        <w:t xml:space="preserve">, su movimiento no se verá afectado al colisionar pero </w:t>
      </w:r>
      <w:proofErr w:type="spellStart"/>
      <w:r>
        <w:t>si</w:t>
      </w:r>
      <w:proofErr w:type="spellEnd"/>
      <w:r>
        <w:t xml:space="preserve"> que se detectará la colisión. En caso de que el atributo</w:t>
      </w:r>
      <w:r w:rsidRPr="008D514A">
        <w:t xml:space="preserve"> </w:t>
      </w:r>
      <w:proofErr w:type="spellStart"/>
      <w:r w:rsidRPr="0031628C">
        <w:rPr>
          <w:i/>
          <w:iCs/>
        </w:rPr>
        <w:t>isTrigger</w:t>
      </w:r>
      <w:proofErr w:type="spellEnd"/>
      <w:r>
        <w:t xml:space="preserve"> sea </w:t>
      </w:r>
      <w:r w:rsidRPr="0031628C">
        <w:rPr>
          <w:i/>
          <w:iCs/>
        </w:rPr>
        <w:t>true</w:t>
      </w:r>
      <w:r>
        <w:t xml:space="preserve">, la colisión no se resolverá ejecutando los métodos anteriormente explicados, sino que se resolverá mediante los métodos </w:t>
      </w:r>
      <w:proofErr w:type="spellStart"/>
      <w:r>
        <w:t>OnTriggerEnter</w:t>
      </w:r>
      <w:proofErr w:type="spellEnd"/>
      <w:r>
        <w:t>/</w:t>
      </w:r>
      <w:proofErr w:type="spellStart"/>
      <w:r>
        <w:t>Stay</w:t>
      </w:r>
      <w:proofErr w:type="spellEnd"/>
      <w:r>
        <w:t>/</w:t>
      </w:r>
      <w:proofErr w:type="spellStart"/>
      <w:r>
        <w:t>Exit</w:t>
      </w:r>
      <w:proofErr w:type="spellEnd"/>
      <w:r>
        <w:t xml:space="preserve"> </w:t>
      </w:r>
      <w:r w:rsidRPr="008D514A">
        <w:t>de los componentes que heredan de la clase MonoBehaviour que tengan implementados esos métodos.</w:t>
      </w:r>
    </w:p>
    <w:p w14:paraId="46D6B0E3" w14:textId="77777777" w:rsidR="006C2390" w:rsidRPr="001228E3" w:rsidRDefault="006C2390" w:rsidP="001228E3">
      <w:pPr>
        <w:rPr>
          <w:lang w:eastAsia="zh-CN" w:bidi="hi-IN"/>
        </w:rPr>
      </w:pPr>
    </w:p>
    <w:p w14:paraId="5762AFF1" w14:textId="77777777" w:rsidR="00C3280B" w:rsidRDefault="00C3280B"/>
    <w:p w14:paraId="00049A21" w14:textId="77777777" w:rsidR="00C3280B" w:rsidRDefault="00DA18D8">
      <w:r>
        <w:br w:type="page"/>
      </w:r>
    </w:p>
    <w:p w14:paraId="4B9994D7"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3" w:name="_Toc67762332"/>
      <w:r>
        <w:rPr>
          <w:rFonts w:ascii="Liberation Sans" w:eastAsia="Droid Sans" w:hAnsi="Liberation Sans" w:cs="Lohit Hindi"/>
          <w:b/>
          <w:bCs/>
          <w:color w:val="auto"/>
          <w:kern w:val="2"/>
          <w:sz w:val="28"/>
          <w:szCs w:val="28"/>
          <w:lang w:eastAsia="zh-CN" w:bidi="hi-IN"/>
        </w:rPr>
        <w:lastRenderedPageBreak/>
        <w:t>Técnicas y herramientas</w:t>
      </w:r>
      <w:bookmarkEnd w:id="13"/>
    </w:p>
    <w:p w14:paraId="5DEFE66E" w14:textId="65C90897" w:rsidR="00C3280B" w:rsidRDefault="00DA18D8">
      <w:pPr>
        <w:pStyle w:val="Ttulo2"/>
        <w:keepLines w:val="0"/>
        <w:widowControl w:val="0"/>
        <w:suppressAutoHyphens/>
        <w:spacing w:before="240" w:after="120" w:line="240" w:lineRule="auto"/>
        <w:textAlignment w:val="baseline"/>
      </w:pPr>
      <w:bookmarkStart w:id="14" w:name="_Toc67762333"/>
      <w:r>
        <w:rPr>
          <w:rFonts w:ascii="Liberation Sans" w:eastAsia="Droid Sans" w:hAnsi="Liberation Sans" w:cs="Lohit Hindi"/>
          <w:b/>
          <w:bCs/>
          <w:i/>
          <w:iCs/>
          <w:color w:val="auto"/>
          <w:kern w:val="2"/>
          <w:sz w:val="28"/>
          <w:szCs w:val="28"/>
          <w:lang w:eastAsia="zh-CN" w:bidi="hi-IN"/>
        </w:rPr>
        <w:t xml:space="preserve">Motor </w:t>
      </w:r>
      <w:r w:rsidR="00D30D42">
        <w:rPr>
          <w:rFonts w:ascii="Liberation Sans" w:eastAsia="Droid Sans" w:hAnsi="Liberation Sans" w:cs="Lohit Hindi"/>
          <w:b/>
          <w:bCs/>
          <w:i/>
          <w:iCs/>
          <w:color w:val="auto"/>
          <w:kern w:val="2"/>
          <w:sz w:val="28"/>
          <w:szCs w:val="28"/>
          <w:lang w:eastAsia="zh-CN" w:bidi="hi-IN"/>
        </w:rPr>
        <w:t>de juego</w:t>
      </w:r>
      <w:bookmarkEnd w:id="14"/>
    </w:p>
    <w:p w14:paraId="5767E7FF" w14:textId="03E066B1" w:rsidR="00C3280B" w:rsidRDefault="00DA18D8">
      <w:pPr>
        <w:rPr>
          <w:lang w:eastAsia="zh-CN" w:bidi="hi-IN"/>
        </w:rPr>
      </w:pPr>
      <w:r>
        <w:rPr>
          <w:lang w:eastAsia="zh-CN" w:bidi="hi-IN"/>
        </w:rPr>
        <w:t xml:space="preserve">Para la creación del videojuego se planteó apoyarse en un motor </w:t>
      </w:r>
      <w:r w:rsidR="00D30D42">
        <w:rPr>
          <w:lang w:eastAsia="zh-CN" w:bidi="hi-IN"/>
        </w:rPr>
        <w:t>de juego</w:t>
      </w:r>
      <w:r>
        <w:rPr>
          <w:lang w:eastAsia="zh-CN" w:bidi="hi-IN"/>
        </w:rPr>
        <w:t xml:space="preserve"> ya creado frente a implementar todo el proyecto desde 0. Se planteó utilizar Unity (hacer uso de un motor gráfico) frente a la librería de Python </w:t>
      </w:r>
      <w:proofErr w:type="spellStart"/>
      <w:r w:rsidR="00D30D42">
        <w:rPr>
          <w:lang w:eastAsia="zh-CN" w:bidi="hi-IN"/>
        </w:rPr>
        <w:t>Pygame</w:t>
      </w:r>
      <w:proofErr w:type="spellEnd"/>
      <w:r>
        <w:rPr>
          <w:lang w:eastAsia="zh-CN" w:bidi="hi-IN"/>
        </w:rPr>
        <w:t xml:space="preserve"> (no hacer uso de un motor gráfico).</w:t>
      </w:r>
    </w:p>
    <w:p w14:paraId="483BF9E7"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5" w:name="_Toc67762334"/>
      <w:r>
        <w:rPr>
          <w:rFonts w:ascii="Liberation Sans" w:eastAsia="Droid Sans" w:hAnsi="Liberation Sans" w:cs="Lohit Hindi"/>
          <w:b/>
          <w:bCs/>
          <w:color w:val="auto"/>
          <w:kern w:val="2"/>
          <w:sz w:val="28"/>
          <w:szCs w:val="28"/>
          <w:lang w:eastAsia="zh-CN" w:bidi="hi-IN"/>
        </w:rPr>
        <w:t>Unity</w:t>
      </w:r>
      <w:bookmarkEnd w:id="15"/>
    </w:p>
    <w:p w14:paraId="3FEEEBB5" w14:textId="77777777" w:rsidR="00C3280B" w:rsidRDefault="00DA18D8">
      <w:pPr>
        <w:rPr>
          <w:lang w:eastAsia="zh-CN" w:bidi="hi-IN"/>
        </w:rPr>
      </w:pPr>
      <w:r>
        <w:rPr>
          <w:lang w:eastAsia="zh-CN" w:bidi="hi-IN"/>
        </w:rPr>
        <w:t xml:space="preserve">Para el desarrollo del videojuego se ha considerado utilizar Unity como motor gráfico, ya 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Pr>
          <w:lang w:eastAsia="zh-CN" w:bidi="hi-IN"/>
        </w:rPr>
        <w:t>Colliders</w:t>
      </w:r>
      <w:proofErr w:type="spellEnd"/>
      <w:r>
        <w:rPr>
          <w:lang w:eastAsia="zh-CN" w:bidi="hi-IN"/>
        </w:rPr>
        <w:t xml:space="preserve"> (clases encargadas del manejo de las colisiones entre objetos) y clases encargadas de simular las físicas e interactuar entre estas y los objetos en la escena. Además, Unity ofrece una interfaz que facilite la visualización de los niveles del videojuego.</w:t>
      </w:r>
    </w:p>
    <w:p w14:paraId="4BD561F5" w14:textId="77777777" w:rsidR="00C3280B" w:rsidRDefault="00DA18D8">
      <w:pPr>
        <w:rPr>
          <w:lang w:eastAsia="zh-CN" w:bidi="hi-IN"/>
        </w:rPr>
      </w:pPr>
      <w:r>
        <w:rPr>
          <w:lang w:eastAsia="zh-CN" w:bidi="hi-IN"/>
        </w:rPr>
        <w:t xml:space="preserve">El argumento final para elegir este motor gráfico y no otros como, por ejemplo, </w:t>
      </w:r>
      <w:proofErr w:type="spellStart"/>
      <w:r>
        <w:rPr>
          <w:lang w:eastAsia="zh-CN" w:bidi="hi-IN"/>
        </w:rPr>
        <w:t>Unreal</w:t>
      </w:r>
      <w:proofErr w:type="spellEnd"/>
      <w:r>
        <w:rPr>
          <w:lang w:eastAsia="zh-CN" w:bidi="hi-IN"/>
        </w:rPr>
        <w:t xml:space="preserve"> </w:t>
      </w:r>
      <w:proofErr w:type="spellStart"/>
      <w:r>
        <w:rPr>
          <w:lang w:eastAsia="zh-CN" w:bidi="hi-IN"/>
        </w:rPr>
        <w:t>Engine</w:t>
      </w:r>
      <w:proofErr w:type="spellEnd"/>
      <w:r>
        <w:rPr>
          <w:lang w:eastAsia="zh-CN" w:bidi="hi-IN"/>
        </w:rPr>
        <w:t xml:space="preserve"> 4 ha sido completamente subjetivo. Ya se tiene experiencia previa y se ahorrará mucho tiempo del que se invertiría en el proceso de aprendizaje de otro motor gráfico</w:t>
      </w:r>
    </w:p>
    <w:p w14:paraId="541BE0B9" w14:textId="1D35D9C2" w:rsidR="00C3280B" w:rsidRDefault="00D30D42" w:rsidP="00D30D42">
      <w:pPr>
        <w:pStyle w:val="Ttulo3"/>
        <w:keepLines w:val="0"/>
        <w:widowControl w:val="0"/>
        <w:suppressAutoHyphens/>
        <w:spacing w:before="240" w:after="120" w:line="240" w:lineRule="auto"/>
        <w:ind w:left="708" w:hanging="708"/>
        <w:textAlignment w:val="baseline"/>
        <w:rPr>
          <w:rFonts w:ascii="Liberation Sans" w:eastAsia="Droid Sans" w:hAnsi="Liberation Sans" w:cs="Lohit Hindi"/>
          <w:b/>
          <w:bCs/>
          <w:color w:val="auto"/>
          <w:kern w:val="2"/>
          <w:sz w:val="28"/>
          <w:szCs w:val="28"/>
          <w:lang w:eastAsia="zh-CN" w:bidi="hi-IN"/>
        </w:rPr>
      </w:pPr>
      <w:bookmarkStart w:id="16" w:name="_Toc67762335"/>
      <w:proofErr w:type="spellStart"/>
      <w:r>
        <w:rPr>
          <w:rFonts w:ascii="Liberation Sans" w:eastAsia="Droid Sans" w:hAnsi="Liberation Sans" w:cs="Lohit Hindi"/>
          <w:b/>
          <w:bCs/>
          <w:color w:val="auto"/>
          <w:kern w:val="2"/>
          <w:sz w:val="28"/>
          <w:szCs w:val="28"/>
          <w:lang w:eastAsia="zh-CN" w:bidi="hi-IN"/>
        </w:rPr>
        <w:t>Pygame</w:t>
      </w:r>
      <w:commentRangeStart w:id="17"/>
      <w:commentRangeEnd w:id="17"/>
      <w:proofErr w:type="spellEnd"/>
      <w:r w:rsidR="00DA18D8">
        <w:commentReference w:id="17"/>
      </w:r>
      <w:r w:rsidR="00DA18D8">
        <w:rPr>
          <w:rFonts w:ascii="Liberation Sans" w:eastAsia="Droid Sans" w:hAnsi="Liberation Sans" w:cs="Lohit Hindi"/>
          <w:b/>
          <w:bCs/>
          <w:color w:val="auto"/>
          <w:kern w:val="2"/>
          <w:sz w:val="28"/>
          <w:szCs w:val="28"/>
          <w:lang w:eastAsia="zh-CN" w:bidi="hi-IN"/>
        </w:rPr>
        <w:t xml:space="preserve"> (librería de Python)</w:t>
      </w:r>
      <w:bookmarkEnd w:id="16"/>
    </w:p>
    <w:p w14:paraId="4C89088D" w14:textId="3A4E7529" w:rsidR="00C3280B" w:rsidRDefault="00D30D42">
      <w:pPr>
        <w:rPr>
          <w:lang w:eastAsia="zh-CN" w:bidi="hi-IN"/>
        </w:rPr>
      </w:pPr>
      <w:proofErr w:type="spellStart"/>
      <w:r>
        <w:rPr>
          <w:lang w:eastAsia="zh-CN" w:bidi="hi-IN"/>
        </w:rPr>
        <w:t>Pygame</w:t>
      </w:r>
      <w:proofErr w:type="spellEnd"/>
      <w:r w:rsidR="00DA18D8">
        <w:rPr>
          <w:lang w:eastAsia="zh-CN" w:bidi="hi-IN"/>
        </w:rP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4019DFEA" w14:textId="77777777" w:rsidR="00C3280B" w:rsidRDefault="00DA18D8">
      <w:pPr>
        <w:rPr>
          <w:lang w:eastAsia="zh-CN" w:bidi="hi-IN"/>
        </w:rPr>
      </w:pPr>
      <w:r>
        <w:rPr>
          <w:lang w:eastAsia="zh-CN" w:bidi="hi-IN"/>
        </w:rPr>
        <w:t>Construir desde cero el videojuego podría llevar demasiado tiempo y probablemente no diese tiempo a desarrollar el videojuego entero como un elemento funcional. Sin embargo, hacerlo desde cero ofrece una libertad absoluta en el desarrollo y la funcionalidad.</w:t>
      </w:r>
    </w:p>
    <w:p w14:paraId="3BAFF3EB" w14:textId="77777777" w:rsidR="00C3280B" w:rsidRDefault="00DA18D8">
      <w:pPr>
        <w:rPr>
          <w:lang w:eastAsia="zh-CN" w:bidi="hi-IN"/>
        </w:rPr>
      </w:pPr>
      <w:r>
        <w:rPr>
          <w:lang w:eastAsia="zh-CN" w:bidi="hi-IN"/>
        </w:rPr>
        <w:t>Utilizar un motor gráfico para el desarrollo del videojuego facilita mucho el desarrollo, sin embargo obliga a ceñirse al modelo que sigue el motor gráfico.</w:t>
      </w:r>
    </w:p>
    <w:p w14:paraId="682D4507" w14:textId="40ABA8D2" w:rsidR="00C3280B" w:rsidRDefault="00DA18D8">
      <w:pPr>
        <w:rPr>
          <w:lang w:eastAsia="zh-CN" w:bidi="hi-IN"/>
        </w:rPr>
      </w:pPr>
      <w:r>
        <w:rPr>
          <w:lang w:eastAsia="zh-CN" w:bidi="hi-IN"/>
        </w:rPr>
        <w:t xml:space="preserve">La librería de </w:t>
      </w:r>
      <w:proofErr w:type="spellStart"/>
      <w:r w:rsidR="00D30D42">
        <w:rPr>
          <w:lang w:eastAsia="zh-CN" w:bidi="hi-IN"/>
        </w:rPr>
        <w:t>Pygame</w:t>
      </w:r>
      <w:proofErr w:type="spellEnd"/>
      <w:r>
        <w:rPr>
          <w:lang w:eastAsia="zh-CN" w:bidi="hi-IN"/>
        </w:rPr>
        <w:t xml:space="preserve"> ofrece una solución intermedia, ofreciendo bastante libertad y una estructura de clases que limita muy poco ofreciendo las funcionalidades justas y necesarias (creación de la ventana donde se mostrará el juego, visualización de </w:t>
      </w:r>
      <w:proofErr w:type="spellStart"/>
      <w:r>
        <w:rPr>
          <w:lang w:eastAsia="zh-CN" w:bidi="hi-IN"/>
        </w:rPr>
        <w:t>sprites</w:t>
      </w:r>
      <w:proofErr w:type="spellEnd"/>
      <w:r>
        <w:rPr>
          <w:lang w:eastAsia="zh-CN" w:bidi="hi-IN"/>
        </w:rPr>
        <w:t xml:space="preserve"> y elementos visuales y poco más.).</w:t>
      </w:r>
    </w:p>
    <w:p w14:paraId="2BBE026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8" w:name="_Toc67762336"/>
      <w:r>
        <w:rPr>
          <w:rFonts w:ascii="Liberation Sans" w:eastAsia="Droid Sans" w:hAnsi="Liberation Sans" w:cs="Lohit Hindi"/>
          <w:b/>
          <w:bCs/>
          <w:color w:val="auto"/>
          <w:kern w:val="2"/>
          <w:sz w:val="28"/>
          <w:szCs w:val="28"/>
          <w:lang w:eastAsia="zh-CN" w:bidi="hi-IN"/>
        </w:rPr>
        <w:t>Decisión final</w:t>
      </w:r>
      <w:bookmarkEnd w:id="18"/>
    </w:p>
    <w:p w14:paraId="336EC943" w14:textId="6392F9A5" w:rsidR="00C3280B" w:rsidRDefault="00DA18D8">
      <w:pPr>
        <w:rPr>
          <w:lang w:eastAsia="zh-CN" w:bidi="hi-IN"/>
        </w:rPr>
      </w:pPr>
      <w:r>
        <w:rPr>
          <w:lang w:eastAsia="zh-CN" w:bidi="hi-IN"/>
        </w:rPr>
        <w:t xml:space="preserve">Finalmente se ha optado por el uso del motor gráfico Unity en lugar de la librería </w:t>
      </w:r>
      <w:proofErr w:type="spellStart"/>
      <w:r w:rsidR="00D30D42">
        <w:rPr>
          <w:lang w:eastAsia="zh-CN" w:bidi="hi-IN"/>
        </w:rPr>
        <w:t>Pygame</w:t>
      </w:r>
      <w:proofErr w:type="spellEnd"/>
      <w:r>
        <w:rPr>
          <w:lang w:eastAsia="zh-CN" w:bidi="hi-IN"/>
        </w:rPr>
        <w:t xml:space="preserve"> porque es un entorno con el que se está más familiarizado (teniéndose un conocimiento mucho más profundo de Unity que de </w:t>
      </w:r>
      <w:proofErr w:type="spellStart"/>
      <w:r w:rsidR="00D30D42">
        <w:rPr>
          <w:lang w:eastAsia="zh-CN" w:bidi="hi-IN"/>
        </w:rPr>
        <w:t>Pygame</w:t>
      </w:r>
      <w:proofErr w:type="spellEnd"/>
      <w:r>
        <w:rPr>
          <w:lang w:eastAsia="zh-CN" w:bidi="hi-IN"/>
        </w:rPr>
        <w:t xml:space="preserve">). Como ya se ha mencionado anteriormente el proceso de aprendizaje puede llevar demasiado tiempo (siendo que para </w:t>
      </w:r>
      <w:proofErr w:type="spellStart"/>
      <w:r w:rsidR="00D30D42">
        <w:rPr>
          <w:lang w:eastAsia="zh-CN" w:bidi="hi-IN"/>
        </w:rPr>
        <w:t>Pygame</w:t>
      </w:r>
      <w:proofErr w:type="spellEnd"/>
      <w:r>
        <w:rPr>
          <w:lang w:eastAsia="zh-CN" w:bidi="hi-IN"/>
        </w:rPr>
        <w:t xml:space="preserve"> se posee un conocimiento muy básico). Adicionalmente se teme que, al ser </w:t>
      </w:r>
      <w:proofErr w:type="spellStart"/>
      <w:r w:rsidR="00D30D42">
        <w:rPr>
          <w:lang w:eastAsia="zh-CN" w:bidi="hi-IN"/>
        </w:rPr>
        <w:t>Pygame</w:t>
      </w:r>
      <w:proofErr w:type="spellEnd"/>
      <w:r>
        <w:rPr>
          <w:lang w:eastAsia="zh-CN" w:bidi="hi-IN"/>
        </w:rPr>
        <w:t xml:space="preserve"> demasiado abierto (una de sus ventajas), no se tenga tiempo suficiente para crear un videojuego de suficiente calidad.</w:t>
      </w:r>
    </w:p>
    <w:p w14:paraId="3C2BF0BF" w14:textId="77777777" w:rsidR="00C3280B" w:rsidRDefault="00DA18D8">
      <w:pPr>
        <w:rPr>
          <w:lang w:eastAsia="zh-CN" w:bidi="hi-IN"/>
        </w:rPr>
      </w:pPr>
      <w:r>
        <w:rPr>
          <w:lang w:eastAsia="zh-CN" w:bidi="hi-IN"/>
        </w:rPr>
        <w:t>Debido a su facilidad de uso y los elementos que ya trae por defecto se ha elegido Unity para el desarrollo del videojuego.</w:t>
      </w:r>
    </w:p>
    <w:p w14:paraId="7CBFAE51" w14:textId="77777777" w:rsidR="00C3280B" w:rsidRDefault="00DA18D8">
      <w:r>
        <w:lastRenderedPageBreak/>
        <w:br w:type="page"/>
      </w:r>
    </w:p>
    <w:p w14:paraId="608F5EF2"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9" w:name="_Toc67762337"/>
      <w:r>
        <w:rPr>
          <w:rFonts w:ascii="Liberation Sans" w:eastAsia="Droid Sans" w:hAnsi="Liberation Sans" w:cs="Lohit Hindi"/>
          <w:b/>
          <w:bCs/>
          <w:color w:val="auto"/>
          <w:kern w:val="2"/>
          <w:sz w:val="28"/>
          <w:szCs w:val="28"/>
          <w:lang w:eastAsia="zh-CN" w:bidi="hi-IN"/>
        </w:rPr>
        <w:lastRenderedPageBreak/>
        <w:t>Aspectos relevantes del desarrollo del proyecto</w:t>
      </w:r>
      <w:bookmarkEnd w:id="19"/>
    </w:p>
    <w:p w14:paraId="773A5E20" w14:textId="77777777" w:rsidR="00C3280B" w:rsidRDefault="00DA18D8">
      <w:r>
        <w:br w:type="page"/>
      </w:r>
    </w:p>
    <w:p w14:paraId="1539E744"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0" w:name="_Toc67762338"/>
      <w:r>
        <w:rPr>
          <w:rFonts w:ascii="Liberation Sans" w:eastAsia="Droid Sans" w:hAnsi="Liberation Sans" w:cs="Lohit Hindi"/>
          <w:b/>
          <w:bCs/>
          <w:color w:val="auto"/>
          <w:kern w:val="2"/>
          <w:sz w:val="28"/>
          <w:szCs w:val="28"/>
          <w:lang w:eastAsia="zh-CN" w:bidi="hi-IN"/>
        </w:rPr>
        <w:lastRenderedPageBreak/>
        <w:t>Trabajos relacionados</w:t>
      </w:r>
      <w:bookmarkEnd w:id="20"/>
    </w:p>
    <w:p w14:paraId="6969D612" w14:textId="77777777" w:rsidR="00C3280B" w:rsidRDefault="00C3280B">
      <w:pPr>
        <w:rPr>
          <w:lang w:eastAsia="zh-CN" w:bidi="hi-IN"/>
        </w:rPr>
      </w:pPr>
    </w:p>
    <w:p w14:paraId="1C465D7D" w14:textId="77777777" w:rsidR="00C3280B" w:rsidRDefault="00DA18D8">
      <w:pPr>
        <w:pStyle w:val="Ttulo2"/>
        <w:keepLines w:val="0"/>
        <w:widowControl w:val="0"/>
        <w:suppressAutoHyphens/>
        <w:spacing w:before="240" w:after="120" w:line="240" w:lineRule="auto"/>
        <w:textAlignment w:val="baseline"/>
        <w:rPr>
          <w:rFonts w:ascii="Liberation Sans" w:eastAsia="Droid Sans" w:hAnsi="Liberation Sans" w:cs="Lohit Hindi"/>
          <w:b/>
          <w:bCs/>
          <w:i/>
          <w:iCs/>
          <w:color w:val="auto"/>
          <w:kern w:val="2"/>
          <w:sz w:val="28"/>
          <w:szCs w:val="28"/>
          <w:lang w:eastAsia="zh-CN" w:bidi="hi-IN"/>
        </w:rPr>
      </w:pPr>
      <w:bookmarkStart w:id="21" w:name="_Toc67762339"/>
      <w:r>
        <w:rPr>
          <w:rFonts w:ascii="Liberation Sans" w:eastAsia="Droid Sans" w:hAnsi="Liberation Sans" w:cs="Lohit Hindi"/>
          <w:b/>
          <w:bCs/>
          <w:i/>
          <w:iCs/>
          <w:color w:val="auto"/>
          <w:kern w:val="2"/>
          <w:sz w:val="28"/>
          <w:szCs w:val="28"/>
          <w:lang w:eastAsia="zh-CN" w:bidi="hi-IN"/>
        </w:rPr>
        <w:t>Juegos similares en género y mecánicas</w:t>
      </w:r>
      <w:bookmarkEnd w:id="21"/>
    </w:p>
    <w:p w14:paraId="527D3BEE" w14:textId="3429D403" w:rsidR="00C3280B" w:rsidRDefault="00DA18D8">
      <w:pPr>
        <w:pStyle w:val="UBUcuerpoTrabajo"/>
      </w:pPr>
      <w:r>
        <w:t xml:space="preserve">Este videojuego se inspira en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D30D42">
        <w:t>está</w:t>
      </w:r>
      <w:r>
        <w:t xml:space="preserve"> más centrado en la historia que Super </w:t>
      </w:r>
      <w:proofErr w:type="spellStart"/>
      <w:r>
        <w:t>Meat</w:t>
      </w:r>
      <w:proofErr w:type="spellEnd"/>
      <w:r>
        <w:t xml:space="preserve"> </w:t>
      </w:r>
      <w:proofErr w:type="spellStart"/>
      <w:r>
        <w:t>Boy</w:t>
      </w:r>
      <w:proofErr w:type="spellEnd"/>
      <w:r>
        <w:t>, mientras este se centra casi exclusivamente en las mecánicas.</w:t>
      </w:r>
    </w:p>
    <w:p w14:paraId="29710A28" w14:textId="7DFDD10C" w:rsidR="00C3280B" w:rsidRDefault="00DA18D8">
      <w:pPr>
        <w:pStyle w:val="UBUcuerpoTrabajo"/>
      </w:pPr>
      <w:r>
        <w:t xml:space="preserve">Celeste representa la variedad mecánica que se desea alcanzar, ofreciendo mecánicas distintas como </w:t>
      </w:r>
      <w:commentRangeStart w:id="22"/>
      <w:r>
        <w:t>acelerones</w:t>
      </w:r>
      <w:commentRangeEnd w:id="22"/>
      <w:r w:rsidR="00D30D42">
        <w:rPr>
          <w:rStyle w:val="Refdecomentario"/>
          <w:rFonts w:asciiTheme="minorHAnsi" w:eastAsiaTheme="minorHAnsi" w:hAnsiTheme="minorHAnsi" w:cstheme="minorBidi"/>
          <w:kern w:val="0"/>
          <w:lang w:eastAsia="en-US" w:bidi="ar-SA"/>
        </w:rPr>
        <w:commentReference w:id="22"/>
      </w:r>
      <w:r>
        <w:t xml:space="preserve"> y portales (igual que el videojuego que se va a desarrollar) e incluso mecánicas que modifican el estado natural del juego (como permitir dar más de un acelerón en el aire cuando no sería normalmente posible). Se aspira a alcanzar la variedad de mecánicas que Celeste provee y la diversión que estas generan.</w:t>
      </w:r>
    </w:p>
    <w:p w14:paraId="709F5B33" w14:textId="77777777" w:rsidR="00C3280B" w:rsidRDefault="00C3280B">
      <w:pPr>
        <w:pStyle w:val="UBUcuerpoTrabajo"/>
      </w:pPr>
    </w:p>
    <w:p w14:paraId="2C7A95FC" w14:textId="77777777" w:rsidR="00C3280B" w:rsidRDefault="00DA18D8">
      <w:pPr>
        <w:pStyle w:val="UBUcuerpoTrabajo"/>
        <w:keepNext/>
      </w:pPr>
      <w:r>
        <w:rPr>
          <w:noProof/>
        </w:rPr>
        <w:drawing>
          <wp:inline distT="0" distB="0" distL="0" distR="0" wp14:anchorId="3B2702C3" wp14:editId="62A1D645">
            <wp:extent cx="5400040" cy="3037205"/>
            <wp:effectExtent l="0" t="0" r="0" b="0"/>
            <wp:docPr id="5"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de la pantalla de un video juego&#10;&#10;Descripción generada automáticamente con confianza baja"/>
                    <pic:cNvPicPr>
                      <a:picLocks noChangeAspect="1" noChangeArrowheads="1"/>
                    </pic:cNvPicPr>
                  </pic:nvPicPr>
                  <pic:blipFill>
                    <a:blip r:embed="rId14"/>
                    <a:stretch>
                      <a:fillRect/>
                    </a:stretch>
                  </pic:blipFill>
                  <pic:spPr bwMode="auto">
                    <a:xfrm>
                      <a:off x="0" y="0"/>
                      <a:ext cx="5400040" cy="3037205"/>
                    </a:xfrm>
                    <a:prstGeom prst="rect">
                      <a:avLst/>
                    </a:prstGeom>
                  </pic:spPr>
                </pic:pic>
              </a:graphicData>
            </a:graphic>
          </wp:inline>
        </w:drawing>
      </w:r>
    </w:p>
    <w:p w14:paraId="75D8B218" w14:textId="77777777" w:rsidR="00C3280B" w:rsidRDefault="00DA18D8">
      <w:pPr>
        <w:pStyle w:val="Descripcin"/>
      </w:pPr>
      <w:bookmarkStart w:id="23" w:name="_Toc67762353"/>
      <w:r>
        <w:t xml:space="preserve">Ilustración </w:t>
      </w:r>
      <w:r>
        <w:fldChar w:fldCharType="begin"/>
      </w:r>
      <w:r>
        <w:instrText>SEQ Ilustración \* ARABIC</w:instrText>
      </w:r>
      <w:r>
        <w:fldChar w:fldCharType="separate"/>
      </w:r>
      <w:r>
        <w:t>1</w:t>
      </w:r>
      <w:r>
        <w:fldChar w:fldCharType="end"/>
      </w:r>
      <w:r>
        <w:t>: Captura de pantalla del videojuego Celeste.</w:t>
      </w:r>
      <w:bookmarkEnd w:id="23"/>
    </w:p>
    <w:p w14:paraId="153542D9" w14:textId="5134A9B5" w:rsidR="00C3280B" w:rsidRDefault="00DA18D8">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D30D42">
        <w:t>está</w:t>
      </w:r>
      <w:r>
        <w:t xml:space="preserve"> muy centrado en el movimiento del jugador. La calidad de este juego es tal, que el jugador es en todo momento consciente de dónde </w:t>
      </w:r>
      <w:r w:rsidR="00D30D42">
        <w:t>está</w:t>
      </w:r>
      <w:r>
        <w:t xml:space="preserve"> el avatar que controla y qué está haciendo. El juego da mucha importancia a las físicas y cómo el jugador interactúa con ellas. Estas físicas no cambian, pero son un elemento muy bien establecido e intuitivo. En varios niveles el jugador tiene que hacer uso de las físicas y la inercia para superar obstáculos que en condiciones normales no sería capaz de superar.</w:t>
      </w:r>
    </w:p>
    <w:p w14:paraId="375249B0" w14:textId="77777777" w:rsidR="00C3280B" w:rsidRDefault="00DA18D8">
      <w:pPr>
        <w:pStyle w:val="UBUcuerpoTrabajo"/>
        <w:keepNext/>
      </w:pPr>
      <w:r>
        <w:rPr>
          <w:noProof/>
        </w:rPr>
        <w:lastRenderedPageBreak/>
        <w:drawing>
          <wp:inline distT="0" distB="0" distL="0" distR="0" wp14:anchorId="75A5F053" wp14:editId="7A01A97E">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a:picLocks noChangeAspect="1" noChangeArrowheads="1"/>
                    </pic:cNvPicPr>
                  </pic:nvPicPr>
                  <pic:blipFill>
                    <a:blip r:embed="rId15"/>
                    <a:stretch>
                      <a:fillRect/>
                    </a:stretch>
                  </pic:blipFill>
                  <pic:spPr bwMode="auto">
                    <a:xfrm>
                      <a:off x="0" y="0"/>
                      <a:ext cx="5400040" cy="3037205"/>
                    </a:xfrm>
                    <a:prstGeom prst="rect">
                      <a:avLst/>
                    </a:prstGeom>
                  </pic:spPr>
                </pic:pic>
              </a:graphicData>
            </a:graphic>
          </wp:inline>
        </w:drawing>
      </w:r>
    </w:p>
    <w:p w14:paraId="6AE1AA05" w14:textId="77777777" w:rsidR="00C3280B" w:rsidRDefault="00DA18D8">
      <w:pPr>
        <w:pStyle w:val="Descripcin"/>
      </w:pPr>
      <w:bookmarkStart w:id="24" w:name="_Toc67762354"/>
      <w:r>
        <w:t xml:space="preserve">Ilustración </w:t>
      </w:r>
      <w:r>
        <w:fldChar w:fldCharType="begin"/>
      </w:r>
      <w:r>
        <w:instrText>SEQ Ilustración \* ARABIC</w:instrText>
      </w:r>
      <w:r>
        <w:fldChar w:fldCharType="separate"/>
      </w:r>
      <w:r>
        <w:t>2</w:t>
      </w:r>
      <w:r>
        <w:fldChar w:fldCharType="end"/>
      </w:r>
      <w:r>
        <w:t xml:space="preserve">: Captura de pantalla de Super </w:t>
      </w:r>
      <w:proofErr w:type="spellStart"/>
      <w:r>
        <w:t>Meat</w:t>
      </w:r>
      <w:proofErr w:type="spellEnd"/>
      <w:r>
        <w:t xml:space="preserve"> </w:t>
      </w:r>
      <w:proofErr w:type="spellStart"/>
      <w:r>
        <w:t>Boy</w:t>
      </w:r>
      <w:proofErr w:type="spellEnd"/>
      <w:r>
        <w:t>.</w:t>
      </w:r>
      <w:bookmarkEnd w:id="24"/>
    </w:p>
    <w:p w14:paraId="6E446DC9" w14:textId="4EBB1467" w:rsidR="00C3280B" w:rsidRDefault="00DA18D8">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está dividido en subniveles que no tienen por qué ser independientes entre sí. El jugador escoge un capítulo y ese capítulo está dividido en una serie de niveles por los que el jugador viaja hasta alcanzar el último nivel y superar el capítulo. En la captura de pantalla anteriormente mostrada se puede observar cómo cada nivel de Celeste es cerrado, con unos límites definidos y una entrada y salida claras. El nivel generalmente se superará resolviendo un puzle que se manifiesta deduciendo un camino que requerirá el uso de distintas mecánicas para recorrerse y llegar al siguiente nivel.</w:t>
      </w:r>
    </w:p>
    <w:p w14:paraId="5234AE7B" w14:textId="7A0A8563" w:rsidR="00C3280B" w:rsidRDefault="00DA18D8">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no se ve inicialmente. En el nivel mostrado en la captura se muestra un camino claro a seguir, pero no tiene por qué ser así.</w:t>
      </w:r>
    </w:p>
    <w:p w14:paraId="4A168544" w14:textId="181DC41E" w:rsidR="00C3280B" w:rsidRDefault="00DA18D8">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salida de un nivel no es la entrada a otro, mas es cierto que se sigue una temática en la que los niveles siguen un patrón visual similar. </w:t>
      </w:r>
    </w:p>
    <w:p w14:paraId="5D0360B6" w14:textId="77777777" w:rsidR="00C3280B" w:rsidRDefault="00DA18D8">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 y que no están limitados a la visión de la cámara.</w:t>
      </w:r>
    </w:p>
    <w:p w14:paraId="65A20C3E" w14:textId="77777777" w:rsidR="00C3280B" w:rsidRDefault="00DA18D8">
      <w:pPr>
        <w:pStyle w:val="UBUcuerpoTrabajo"/>
      </w:pPr>
      <w:r>
        <w:t>Para las mecánicas se va a seguir el ejemplo de Celeste, incluyendo mecánicas visuales y variadas que generen interacción entre sí.</w:t>
      </w:r>
    </w:p>
    <w:p w14:paraId="14BC9678" w14:textId="77777777" w:rsidR="00C3280B" w:rsidRDefault="00C3280B">
      <w:pPr>
        <w:pStyle w:val="UBUcuerpoTrabajo"/>
      </w:pPr>
    </w:p>
    <w:p w14:paraId="21E53B4F" w14:textId="77777777" w:rsidR="00C3280B" w:rsidRDefault="00DA18D8">
      <w:pPr>
        <w:pStyle w:val="UBUcuerpoTrabajo"/>
      </w:pPr>
      <w:r>
        <w:t xml:space="preserve">La temática y mecánicas de modificación de las físicas y el tiempo es la parte original que se va a implementar en el videojuego que se va a desarrollar. Mencionar aun así, que se van a utilizar mecánicas que no son enteramente originales (como el </w:t>
      </w:r>
      <w:ins w:id="25" w:author="Jesús Alonso Abad" w:date="2021-03-23T18:06:00Z">
        <w:r>
          <w:t>“</w:t>
        </w:r>
        <w:commentRangeStart w:id="26"/>
        <w:commentRangeStart w:id="27"/>
        <w:r>
          <w:t>tiempo bala</w:t>
        </w:r>
        <w:commentRangeEnd w:id="26"/>
        <w:r>
          <w:commentReference w:id="26"/>
        </w:r>
      </w:ins>
      <w:commentRangeEnd w:id="27"/>
      <w:r w:rsidR="00F01A9F">
        <w:rPr>
          <w:rStyle w:val="Refdecomentario"/>
          <w:rFonts w:asciiTheme="minorHAnsi" w:eastAsiaTheme="minorHAnsi" w:hAnsiTheme="minorHAnsi" w:cstheme="minorBidi"/>
          <w:kern w:val="0"/>
          <w:lang w:eastAsia="en-US" w:bidi="ar-SA"/>
        </w:rPr>
        <w:commentReference w:id="27"/>
      </w:r>
      <w:ins w:id="28" w:author="Jesús Alonso Abad" w:date="2021-03-23T18:06:00Z">
        <w:r>
          <w:t>”</w:t>
        </w:r>
      </w:ins>
      <w:del w:id="29" w:author="Jesús Alonso Abad" w:date="2021-03-23T18:06:00Z">
        <w:r>
          <w:delText>tiempo bala</w:delText>
        </w:r>
      </w:del>
      <w:r>
        <w:t xml:space="preserve"> que se utiliza en otros géneros y en algunos otros juegos de plataformas) pero que se van a adaptar al género de plataformas 2D.</w:t>
      </w:r>
    </w:p>
    <w:p w14:paraId="722104A3" w14:textId="77777777" w:rsidR="00C3280B" w:rsidRDefault="00DA18D8">
      <w:pPr>
        <w:pStyle w:val="UBUcuerpoTrabajo"/>
      </w:pPr>
      <w:r>
        <w:t xml:space="preserve">Existe un juego de plataformas 2D que se llama </w:t>
      </w:r>
      <w:proofErr w:type="spellStart"/>
      <w:r>
        <w:t>Braid</w:t>
      </w:r>
      <w:commentRangeStart w:id="30"/>
      <w:proofErr w:type="spellEnd"/>
      <w:r>
        <w:t>(1)</w:t>
      </w:r>
      <w:commentRangeEnd w:id="30"/>
      <w:r>
        <w:commentReference w:id="30"/>
      </w:r>
      <w:r>
        <w:t xml:space="preserve"> e implementa mecánicas de viajes en el tiempo. </w:t>
      </w:r>
      <w:del w:id="31" w:author="Jesús Alonso Abad" w:date="2021-03-23T18:10:00Z">
        <w:r>
          <w:delText>Sin embargo, al no haberlo jugado ni saber mucho al respecto, no se puede tomar como referencia para este proyecto.</w:delText>
        </w:r>
      </w:del>
      <w:commentRangeStart w:id="32"/>
      <w:commentRangeStart w:id="33"/>
      <w:ins w:id="34" w:author="Jesús Alonso Abad" w:date="2021-03-23T18:10:00Z">
        <w:r>
          <w:t xml:space="preserve"> Al </w:t>
        </w:r>
        <w:commentRangeEnd w:id="32"/>
        <w:r>
          <w:commentReference w:id="32"/>
        </w:r>
      </w:ins>
      <w:commentRangeEnd w:id="33"/>
      <w:r w:rsidR="00F01A9F">
        <w:rPr>
          <w:rStyle w:val="Refdecomentario"/>
          <w:rFonts w:asciiTheme="minorHAnsi" w:eastAsiaTheme="minorHAnsi" w:hAnsiTheme="minorHAnsi" w:cstheme="minorBidi"/>
          <w:kern w:val="0"/>
          <w:lang w:eastAsia="en-US" w:bidi="ar-SA"/>
        </w:rPr>
        <w:commentReference w:id="33"/>
      </w:r>
      <w:ins w:id="35" w:author="Jesús Alonso Abad" w:date="2021-03-23T18:10:00Z">
        <w:r>
          <w:t>no ser estas mecánicas similares a las que se proponen para este proyecto, no ha sido objeto de análisis.</w:t>
        </w:r>
      </w:ins>
    </w:p>
    <w:p w14:paraId="77BBD13B" w14:textId="77777777" w:rsidR="00C3280B" w:rsidRDefault="00C3280B">
      <w:pPr>
        <w:pStyle w:val="Ttulo2"/>
        <w:keepLines w:val="0"/>
        <w:widowControl w:val="0"/>
        <w:suppressAutoHyphens/>
        <w:spacing w:before="240" w:after="120" w:line="240" w:lineRule="auto"/>
        <w:textAlignment w:val="baseline"/>
        <w:rPr>
          <w:del w:id="36" w:author="Jesús Alonso Abad" w:date="2021-03-23T18:10:00Z"/>
          <w:rFonts w:ascii="Liberation Sans" w:eastAsia="Droid Sans" w:hAnsi="Liberation Sans" w:cs="Lohit Hindi"/>
          <w:b/>
          <w:bCs/>
          <w:i/>
          <w:iCs/>
          <w:color w:val="auto"/>
          <w:kern w:val="2"/>
          <w:sz w:val="28"/>
          <w:szCs w:val="28"/>
          <w:lang w:eastAsia="zh-CN" w:bidi="hi-IN"/>
        </w:rPr>
      </w:pPr>
    </w:p>
    <w:p w14:paraId="7B56B38D" w14:textId="77777777" w:rsidR="00C3280B" w:rsidRDefault="00DA18D8">
      <w:pPr>
        <w:pStyle w:val="Ttulo2"/>
        <w:widowControl w:val="0"/>
        <w:suppressAutoHyphens/>
        <w:spacing w:before="240" w:after="120" w:line="240" w:lineRule="auto"/>
        <w:textAlignment w:val="baseline"/>
      </w:pPr>
      <w:bookmarkStart w:id="37" w:name="_Toc67762340"/>
      <w:r>
        <w:rPr>
          <w:rFonts w:ascii="Liberation Sans" w:eastAsia="Droid Sans" w:hAnsi="Liberation Sans" w:cs="Lohit Hindi"/>
          <w:b/>
          <w:bCs/>
          <w:i/>
          <w:iCs/>
          <w:color w:val="auto"/>
          <w:kern w:val="2"/>
          <w:sz w:val="28"/>
          <w:szCs w:val="28"/>
          <w:lang w:eastAsia="zh-CN" w:bidi="hi-IN"/>
        </w:rPr>
        <w:t xml:space="preserve">Evaluación de </w:t>
      </w:r>
      <w:proofErr w:type="spellStart"/>
      <w:r>
        <w:rPr>
          <w:rFonts w:ascii="Liberation Sans" w:eastAsia="Droid Sans" w:hAnsi="Liberation Sans" w:cs="Lohit Hindi"/>
          <w:b/>
          <w:bCs/>
          <w:i/>
          <w:iCs/>
          <w:color w:val="auto"/>
          <w:kern w:val="2"/>
          <w:sz w:val="28"/>
          <w:szCs w:val="28"/>
          <w:lang w:eastAsia="zh-CN" w:bidi="hi-IN"/>
        </w:rPr>
        <w:t>Plataformer</w:t>
      </w:r>
      <w:proofErr w:type="spellEnd"/>
      <w:r>
        <w:rPr>
          <w:rFonts w:ascii="Liberation Sans" w:eastAsia="Droid Sans" w:hAnsi="Liberation Sans" w:cs="Lohit Hindi"/>
          <w:b/>
          <w:bCs/>
          <w:i/>
          <w:iCs/>
          <w:color w:val="auto"/>
          <w:kern w:val="2"/>
          <w:sz w:val="28"/>
          <w:szCs w:val="28"/>
          <w:lang w:eastAsia="zh-CN" w:bidi="hi-IN"/>
        </w:rPr>
        <w:t xml:space="preserve"> </w:t>
      </w:r>
      <w:proofErr w:type="spellStart"/>
      <w:r>
        <w:rPr>
          <w:rFonts w:ascii="Liberation Sans" w:eastAsia="Droid Sans" w:hAnsi="Liberation Sans" w:cs="Lohit Hindi"/>
          <w:b/>
          <w:bCs/>
          <w:i/>
          <w:iCs/>
          <w:color w:val="auto"/>
          <w:kern w:val="2"/>
          <w:sz w:val="28"/>
          <w:szCs w:val="28"/>
          <w:lang w:eastAsia="zh-CN" w:bidi="hi-IN"/>
        </w:rPr>
        <w:t>Microgame</w:t>
      </w:r>
      <w:proofErr w:type="spellEnd"/>
      <w:r>
        <w:rPr>
          <w:rFonts w:ascii="Liberation Sans" w:eastAsia="Droid Sans" w:hAnsi="Liberation Sans" w:cs="Lohit Hindi"/>
          <w:b/>
          <w:bCs/>
          <w:i/>
          <w:iCs/>
          <w:color w:val="auto"/>
          <w:kern w:val="2"/>
          <w:sz w:val="28"/>
          <w:szCs w:val="28"/>
          <w:lang w:eastAsia="zh-CN" w:bidi="hi-IN"/>
        </w:rPr>
        <w:t>(2)</w:t>
      </w:r>
      <w:commentRangeStart w:id="38"/>
      <w:commentRangeStart w:id="39"/>
      <w:commentRangeEnd w:id="38"/>
      <w:ins w:id="40" w:author="Jesús Alonso Abad" w:date="2021-03-23T18:12:00Z">
        <w:r>
          <w:rPr>
            <w:rFonts w:ascii="Liberation Sans" w:eastAsia="Droid Sans" w:hAnsi="Liberation Sans" w:cs="Lohit Hindi"/>
            <w:b/>
            <w:bCs/>
            <w:i/>
            <w:iCs/>
            <w:color w:val="auto"/>
            <w:kern w:val="2"/>
            <w:sz w:val="28"/>
            <w:szCs w:val="28"/>
            <w:lang w:eastAsia="zh-CN" w:bidi="hi-IN"/>
          </w:rPr>
          <w:commentReference w:id="38"/>
        </w:r>
      </w:ins>
      <w:commentRangeEnd w:id="39"/>
      <w:r w:rsidR="00F01A9F">
        <w:rPr>
          <w:rStyle w:val="Refdecomentario"/>
          <w:rFonts w:asciiTheme="minorHAnsi" w:eastAsiaTheme="minorHAnsi" w:hAnsiTheme="minorHAnsi" w:cstheme="minorBidi"/>
          <w:color w:val="auto"/>
        </w:rPr>
        <w:commentReference w:id="39"/>
      </w:r>
      <w:bookmarkEnd w:id="37"/>
    </w:p>
    <w:p w14:paraId="48331073" w14:textId="77777777" w:rsidR="00C3280B" w:rsidRDefault="00DA18D8">
      <w:pPr>
        <w:pStyle w:val="UBUcuerpoTrabajo"/>
      </w:pPr>
      <w:r>
        <w:t xml:space="preserve">Para el desarrollo del videojuego se planteó partir de una plantilla de proyecto que proporcionase las bases del videojuego. Como plantilla de partida se eligió </w:t>
      </w:r>
      <w:proofErr w:type="spellStart"/>
      <w:r>
        <w:t>Plataformer</w:t>
      </w:r>
      <w:proofErr w:type="spellEnd"/>
      <w:r>
        <w:t xml:space="preserve"> </w:t>
      </w:r>
      <w:proofErr w:type="spellStart"/>
      <w:r>
        <w:t>Microgame</w:t>
      </w:r>
      <w:proofErr w:type="spellEnd"/>
      <w:r>
        <w:rPr>
          <w:rStyle w:val="FootnoteAnchor"/>
        </w:rPr>
        <w:footnoteReference w:id="1"/>
      </w:r>
      <w:r>
        <w:t xml:space="preserve"> y se realizó un estudio de la plantilla para ver si era válida como punto de partida. Del estudio se obtuvo un análisis de los elementos de </w:t>
      </w:r>
      <w:proofErr w:type="spellStart"/>
      <w:r>
        <w:t>Plataformer</w:t>
      </w:r>
      <w:proofErr w:type="spellEnd"/>
      <w:r>
        <w:t xml:space="preserve"> </w:t>
      </w:r>
      <w:proofErr w:type="spellStart"/>
      <w:r>
        <w:t>Microgame</w:t>
      </w:r>
      <w:proofErr w:type="spellEnd"/>
      <w:r>
        <w:t>.</w:t>
      </w:r>
    </w:p>
    <w:p w14:paraId="6A0AD8BA" w14:textId="77777777" w:rsidR="00C3280B" w:rsidRDefault="00C3280B">
      <w:pPr>
        <w:pStyle w:val="UBUcuerpoTrabajo"/>
      </w:pPr>
    </w:p>
    <w:p w14:paraId="3D294651" w14:textId="77777777" w:rsidR="00C3280B" w:rsidRDefault="00DA18D8">
      <w:pPr>
        <w:pStyle w:val="UBUcuerpoTrabajo"/>
        <w:keepNext/>
      </w:pPr>
      <w:r>
        <w:rPr>
          <w:noProof/>
        </w:rPr>
        <w:drawing>
          <wp:inline distT="0" distB="0" distL="0" distR="0" wp14:anchorId="2CD04507" wp14:editId="4CF4F9EE">
            <wp:extent cx="5400040" cy="85090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6"/>
                    <a:stretch>
                      <a:fillRect/>
                    </a:stretch>
                  </pic:blipFill>
                  <pic:spPr bwMode="auto">
                    <a:xfrm>
                      <a:off x="0" y="0"/>
                      <a:ext cx="5400040" cy="850900"/>
                    </a:xfrm>
                    <a:prstGeom prst="rect">
                      <a:avLst/>
                    </a:prstGeom>
                  </pic:spPr>
                </pic:pic>
              </a:graphicData>
            </a:graphic>
          </wp:inline>
        </w:drawing>
      </w:r>
    </w:p>
    <w:p w14:paraId="737B56BB" w14:textId="77777777" w:rsidR="00C3280B" w:rsidRDefault="00DA18D8">
      <w:pPr>
        <w:pStyle w:val="Descripcin"/>
      </w:pPr>
      <w:bookmarkStart w:id="43" w:name="_Toc67762355"/>
      <w:r>
        <w:t xml:space="preserve">Ilustración </w:t>
      </w:r>
      <w:r>
        <w:fldChar w:fldCharType="begin"/>
      </w:r>
      <w:r>
        <w:instrText>SEQ Ilustración \* ARABIC</w:instrText>
      </w:r>
      <w:r>
        <w:fldChar w:fldCharType="separate"/>
      </w:r>
      <w:r>
        <w:t>3</w:t>
      </w:r>
      <w: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43"/>
    </w:p>
    <w:p w14:paraId="5DBB44CF"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4" w:name="_Toc67762341"/>
      <w:proofErr w:type="spellStart"/>
      <w:r>
        <w:rPr>
          <w:rFonts w:ascii="Liberation Sans" w:eastAsia="Droid Sans" w:hAnsi="Liberation Sans" w:cs="Lohit Hindi"/>
          <w:b/>
          <w:bCs/>
          <w:color w:val="auto"/>
          <w:kern w:val="2"/>
          <w:sz w:val="28"/>
          <w:szCs w:val="28"/>
          <w:lang w:eastAsia="zh-CN" w:bidi="hi-IN"/>
        </w:rPr>
        <w:t>Grid</w:t>
      </w:r>
      <w:bookmarkEnd w:id="44"/>
      <w:proofErr w:type="spellEnd"/>
    </w:p>
    <w:p w14:paraId="744BA338" w14:textId="77777777" w:rsidR="00C3280B" w:rsidRDefault="00DA18D8">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14C19C60"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5" w:name="_Toc67762342"/>
      <w:r>
        <w:rPr>
          <w:rFonts w:ascii="Liberation Sans" w:eastAsia="Droid Sans" w:hAnsi="Liberation Sans" w:cs="Lohit Hindi"/>
          <w:b/>
          <w:bCs/>
          <w:color w:val="auto"/>
          <w:kern w:val="2"/>
          <w:sz w:val="28"/>
          <w:szCs w:val="28"/>
          <w:lang w:eastAsia="zh-CN" w:bidi="hi-IN"/>
        </w:rPr>
        <w:t xml:space="preserve">UI </w:t>
      </w:r>
      <w:proofErr w:type="spellStart"/>
      <w:r>
        <w:rPr>
          <w:rFonts w:ascii="Liberation Sans" w:eastAsia="Droid Sans" w:hAnsi="Liberation Sans" w:cs="Lohit Hindi"/>
          <w:b/>
          <w:bCs/>
          <w:color w:val="auto"/>
          <w:kern w:val="2"/>
          <w:sz w:val="28"/>
          <w:szCs w:val="28"/>
          <w:lang w:eastAsia="zh-CN" w:bidi="hi-IN"/>
        </w:rPr>
        <w:t>Canvas</w:t>
      </w:r>
      <w:bookmarkEnd w:id="45"/>
      <w:proofErr w:type="spellEnd"/>
    </w:p>
    <w:p w14:paraId="6298BA42" w14:textId="77777777" w:rsidR="00C3280B" w:rsidRDefault="00DA18D8">
      <w:pPr>
        <w:pStyle w:val="UBUcuerpoTrabajo"/>
      </w:pPr>
      <w:r>
        <w:t xml:space="preserve"> Ofrece una plantilla como punto de partida para la creación de elementos UI (</w:t>
      </w:r>
      <w:proofErr w:type="spellStart"/>
      <w:r>
        <w:t>User</w:t>
      </w:r>
      <w:proofErr w:type="spellEnd"/>
      <w:r>
        <w:t xml:space="preserve"> Interface).</w:t>
      </w:r>
    </w:p>
    <w:p w14:paraId="182E565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6" w:name="_Toc67762343"/>
      <w:proofErr w:type="spellStart"/>
      <w:r>
        <w:rPr>
          <w:rFonts w:ascii="Liberation Sans" w:eastAsia="Droid Sans" w:hAnsi="Liberation Sans" w:cs="Lohit Hindi"/>
          <w:b/>
          <w:bCs/>
          <w:color w:val="auto"/>
          <w:kern w:val="2"/>
          <w:sz w:val="28"/>
          <w:szCs w:val="28"/>
          <w:lang w:eastAsia="zh-CN" w:bidi="hi-IN"/>
        </w:rPr>
        <w:t>Enemies</w:t>
      </w:r>
      <w:bookmarkEnd w:id="46"/>
      <w:proofErr w:type="spellEnd"/>
    </w:p>
    <w:p w14:paraId="44B2EB59" w14:textId="77777777" w:rsidR="00C3280B" w:rsidRDefault="00DA18D8">
      <w:pPr>
        <w:pStyle w:val="UBUcuerpoTrabajo"/>
      </w:pPr>
      <w:r>
        <w:t xml:space="preserve">Objeto que agrupa todos los enemigos en uno para tenerlos centralizados y fácilmente alcanzables e identificables. En la plantilla de </w:t>
      </w:r>
      <w:proofErr w:type="spellStart"/>
      <w:r>
        <w:t>Plataformer</w:t>
      </w:r>
      <w:proofErr w:type="spellEnd"/>
      <w:r>
        <w:t xml:space="preserve"> </w:t>
      </w:r>
      <w:proofErr w:type="spellStart"/>
      <w:r>
        <w:t>Microgame</w:t>
      </w:r>
      <w:proofErr w:type="spellEnd"/>
      <w:r>
        <w:t xml:space="preserve"> hay un tipo de enemigo implementado por defecto, que es el mostrado en la escena de muestra de la herramienta. Los enemigos pueden estar estáticos en un punto o seguir un patrón de movimiento.</w:t>
      </w:r>
    </w:p>
    <w:p w14:paraId="1EFB817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7" w:name="_Toc67762344"/>
      <w:r>
        <w:rPr>
          <w:rFonts w:ascii="Liberation Sans" w:eastAsia="Droid Sans" w:hAnsi="Liberation Sans" w:cs="Lohit Hindi"/>
          <w:b/>
          <w:bCs/>
          <w:color w:val="auto"/>
          <w:kern w:val="2"/>
          <w:sz w:val="28"/>
          <w:szCs w:val="28"/>
          <w:lang w:eastAsia="zh-CN" w:bidi="hi-IN"/>
        </w:rPr>
        <w:t>Tokens</w:t>
      </w:r>
      <w:bookmarkEnd w:id="47"/>
    </w:p>
    <w:p w14:paraId="31A25453" w14:textId="77777777" w:rsidR="00C3280B" w:rsidRDefault="00DA18D8">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3B89C06E"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8" w:name="_Toc67762345"/>
      <w:proofErr w:type="spellStart"/>
      <w:r>
        <w:rPr>
          <w:rFonts w:ascii="Liberation Sans" w:eastAsia="Droid Sans" w:hAnsi="Liberation Sans" w:cs="Lohit Hindi"/>
          <w:b/>
          <w:bCs/>
          <w:color w:val="auto"/>
          <w:kern w:val="2"/>
          <w:sz w:val="28"/>
          <w:szCs w:val="28"/>
          <w:lang w:eastAsia="zh-CN" w:bidi="hi-IN"/>
        </w:rPr>
        <w:t>Zones</w:t>
      </w:r>
      <w:bookmarkEnd w:id="48"/>
      <w:proofErr w:type="spellEnd"/>
    </w:p>
    <w:p w14:paraId="2EA8125B" w14:textId="77777777" w:rsidR="00C3280B" w:rsidRDefault="00DA18D8">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00D4F119"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9" w:name="_Toc67762346"/>
      <w:proofErr w:type="spellStart"/>
      <w:r>
        <w:rPr>
          <w:rFonts w:ascii="Liberation Sans" w:eastAsia="Droid Sans" w:hAnsi="Liberation Sans" w:cs="Lohit Hindi"/>
          <w:b/>
          <w:bCs/>
          <w:color w:val="auto"/>
          <w:kern w:val="2"/>
          <w:sz w:val="28"/>
          <w:szCs w:val="28"/>
          <w:lang w:eastAsia="zh-CN" w:bidi="hi-IN"/>
        </w:rPr>
        <w:lastRenderedPageBreak/>
        <w:t>GameController</w:t>
      </w:r>
      <w:bookmarkEnd w:id="49"/>
      <w:proofErr w:type="spellEnd"/>
    </w:p>
    <w:p w14:paraId="0431FCDD" w14:textId="77777777" w:rsidR="00C3280B" w:rsidRDefault="00DA18D8">
      <w:pPr>
        <w:pStyle w:val="UBUcuerpoTrabajo"/>
      </w:pPr>
      <w:r>
        <w:t>Contiene los elementos necesarios para el funcionamiento del juego como elemento conjunto. Principalmente contiene una clase con datos que las clases del nivel utilizaran, una clase encargada de animar los coleccionables (tokens) y una clase encargada de mostrar u ocultar el menú de pausa del juego.</w:t>
      </w:r>
    </w:p>
    <w:p w14:paraId="0CBE6748"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50" w:name="_Toc67762347"/>
      <w:r>
        <w:rPr>
          <w:rFonts w:ascii="Liberation Sans" w:eastAsia="Droid Sans" w:hAnsi="Liberation Sans" w:cs="Lohit Hindi"/>
          <w:b/>
          <w:bCs/>
          <w:color w:val="auto"/>
          <w:kern w:val="2"/>
          <w:sz w:val="28"/>
          <w:szCs w:val="28"/>
          <w:lang w:eastAsia="zh-CN" w:bidi="hi-IN"/>
        </w:rPr>
        <w:t>Player</w:t>
      </w:r>
      <w:bookmarkEnd w:id="50"/>
    </w:p>
    <w:p w14:paraId="7F8CEE95" w14:textId="77777777" w:rsidR="00C3280B" w:rsidRDefault="00DA18D8">
      <w:pPr>
        <w:pStyle w:val="UBUcuerpoTrabajo"/>
      </w:pPr>
      <w:r>
        <w:t>Objeto que representa el avatar que controlará el jugador.</w:t>
      </w:r>
    </w:p>
    <w:p w14:paraId="5CA9B841"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51" w:name="_Toc67762348"/>
      <w:proofErr w:type="spellStart"/>
      <w:r>
        <w:rPr>
          <w:rFonts w:ascii="Liberation Sans" w:eastAsia="Droid Sans" w:hAnsi="Liberation Sans" w:cs="Lohit Hindi"/>
          <w:b/>
          <w:bCs/>
          <w:color w:val="auto"/>
          <w:kern w:val="2"/>
          <w:sz w:val="28"/>
          <w:szCs w:val="28"/>
          <w:lang w:eastAsia="zh-CN" w:bidi="hi-IN"/>
        </w:rPr>
        <w:t>Simulation</w:t>
      </w:r>
      <w:bookmarkEnd w:id="51"/>
      <w:proofErr w:type="spellEnd"/>
    </w:p>
    <w:p w14:paraId="760E77D7" w14:textId="77777777" w:rsidR="00C3280B" w:rsidRDefault="00DA18D8">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 Para el funcionamiento de la clase </w:t>
      </w:r>
      <w:proofErr w:type="spellStart"/>
      <w:r>
        <w:t>Simulation</w:t>
      </w:r>
      <w:proofErr w:type="spellEnd"/>
      <w:r>
        <w:t xml:space="preserve">, esta hace uso de otras dos subclases: </w:t>
      </w:r>
      <w:proofErr w:type="spellStart"/>
      <w:r>
        <w:t>Simulation.Event</w:t>
      </w:r>
      <w:proofErr w:type="spellEnd"/>
      <w:r>
        <w:t xml:space="preserve"> y </w:t>
      </w:r>
      <w:proofErr w:type="spellStart"/>
      <w:r>
        <w:t>Simulation.InstanceRegister</w:t>
      </w:r>
      <w:proofErr w:type="spellEnd"/>
      <w:r>
        <w:t>. Se va a explicar a continuación porque son clases que se consideran importantes y claves para entender el funcionamiento de la arquitectura del videojuego.</w:t>
      </w:r>
    </w:p>
    <w:p w14:paraId="24187854" w14:textId="77777777" w:rsidR="00C3280B" w:rsidRDefault="00C3280B">
      <w:pPr>
        <w:pStyle w:val="UBUcuerpoTrabajo"/>
      </w:pPr>
    </w:p>
    <w:p w14:paraId="59CD06DB" w14:textId="77777777" w:rsidR="00C3280B" w:rsidRDefault="00DA18D8">
      <w:pPr>
        <w:pStyle w:val="UBUcuerpoTrabajo"/>
      </w:pPr>
      <w:proofErr w:type="spellStart"/>
      <w:r>
        <w:t>Simulation</w:t>
      </w:r>
      <w:proofErr w:type="spellEnd"/>
      <w:r>
        <w:t xml:space="preserve">: Este fichero contiene la estructura principal del funcionamiento de </w:t>
      </w:r>
      <w:proofErr w:type="spellStart"/>
      <w:r>
        <w:t>Simulation</w:t>
      </w:r>
      <w:proofErr w:type="spellEnd"/>
      <w:r>
        <w:t xml:space="preserve">. </w:t>
      </w:r>
      <w:proofErr w:type="spellStart"/>
      <w:r>
        <w:t>Simulation</w:t>
      </w:r>
      <w:proofErr w:type="spellEnd"/>
      <w:r>
        <w:t xml:space="preserve"> es una clase estática con una cola, también estática, que guarda eventos (clase </w:t>
      </w:r>
      <w:proofErr w:type="spellStart"/>
      <w:r>
        <w:t>Event</w:t>
      </w:r>
      <w:proofErr w:type="spellEnd"/>
      <w:r>
        <w:t xml:space="preserve">) y los libera cuando </w:t>
      </w:r>
      <w:proofErr w:type="spellStart"/>
      <w:r>
        <w:t>GameController</w:t>
      </w:r>
      <w:proofErr w:type="spellEnd"/>
      <w:r>
        <w:t xml:space="preserve"> llama al método </w:t>
      </w:r>
      <w:proofErr w:type="spellStart"/>
      <w:r>
        <w:t>tick</w:t>
      </w:r>
      <w:proofErr w:type="spellEnd"/>
      <w:r>
        <w:t xml:space="preserve">(). Este fichero tiene el método </w:t>
      </w:r>
      <w:proofErr w:type="spellStart"/>
      <w:r>
        <w:t>tick</w:t>
      </w:r>
      <w:proofErr w:type="spellEnd"/>
      <w:r>
        <w:t xml:space="preserve">() y los métodos necesarios para añadir y remover elementos de la cola. </w:t>
      </w:r>
    </w:p>
    <w:p w14:paraId="298CDF52" w14:textId="77777777" w:rsidR="00C3280B" w:rsidRDefault="00DA18D8">
      <w:pPr>
        <w:pStyle w:val="UBUcuerpoTrabajo"/>
      </w:pPr>
      <w:proofErr w:type="spellStart"/>
      <w:r>
        <w:t>Simulation.Event</w:t>
      </w:r>
      <w:proofErr w:type="spellEnd"/>
      <w:r>
        <w:t xml:space="preserve">: Contiene la clase interna </w:t>
      </w:r>
      <w:proofErr w:type="spellStart"/>
      <w:r>
        <w:t>Event</w:t>
      </w:r>
      <w:proofErr w:type="spellEnd"/>
      <w:r>
        <w:t xml:space="preserve"> que se encarga de ejecutar el comando asociado a ese evento. De esta clase de la que heredan todos los eventos que saltan durante la ejecución del juego (como por ejemplo </w:t>
      </w:r>
      <w:proofErr w:type="spellStart"/>
      <w:r>
        <w:t>EnemyDeath</w:t>
      </w:r>
      <w:proofErr w:type="spellEnd"/>
      <w:r>
        <w:t xml:space="preserve">, el evento que salta cuando el jugador muere). Los eventos se guardan en su mayoría en la carpeta </w:t>
      </w:r>
      <w:proofErr w:type="spellStart"/>
      <w:r>
        <w:t>Assets</w:t>
      </w:r>
      <w:proofErr w:type="spellEnd"/>
      <w:r>
        <w:t>/Scripts/</w:t>
      </w:r>
      <w:proofErr w:type="spellStart"/>
      <w:r>
        <w:t>Gameplay</w:t>
      </w:r>
      <w:proofErr w:type="spellEnd"/>
      <w:r>
        <w:t>.</w:t>
      </w:r>
    </w:p>
    <w:p w14:paraId="1C600583" w14:textId="77777777" w:rsidR="00C3280B" w:rsidRDefault="00DA18D8">
      <w:pPr>
        <w:pStyle w:val="UBUcuerpoTrabajo"/>
      </w:pPr>
      <w:proofErr w:type="spellStart"/>
      <w:r>
        <w:t>Simulation.InstanceRegister</w:t>
      </w:r>
      <w:proofErr w:type="spellEnd"/>
      <w:r>
        <w:t xml:space="preserve">: Contiene la clase </w:t>
      </w:r>
      <w:proofErr w:type="spellStart"/>
      <w:r>
        <w:t>InstanceRegister</w:t>
      </w:r>
      <w:proofErr w:type="spellEnd"/>
      <w:r>
        <w:t xml:space="preserve">. Esta clase simplemente devuelve una instancia nueva de un objeto cualquiera. Esta clase esta creada para que </w:t>
      </w:r>
      <w:proofErr w:type="spellStart"/>
      <w:r>
        <w:t>Simulation</w:t>
      </w:r>
      <w:proofErr w:type="spellEnd"/>
      <w:r>
        <w:t xml:space="preserve"> pueda crear </w:t>
      </w:r>
      <w:proofErr w:type="spellStart"/>
      <w:r>
        <w:t>singletons</w:t>
      </w:r>
      <w:proofErr w:type="spellEnd"/>
      <w:r>
        <w:t xml:space="preserve"> (patrón de diseño) de clases. Es utilizado para que todas las clases trabajen sobre el mismo modelo. Ese modelo es un script denominado </w:t>
      </w:r>
      <w:proofErr w:type="spellStart"/>
      <w:r>
        <w:t>PlataformerModel</w:t>
      </w:r>
      <w:proofErr w:type="spellEnd"/>
      <w:r>
        <w:t xml:space="preserve"> con una clase que exclusivamente tiene una serie de atributos (como el Player, las cámaras o el punto de aparición del jugador) que serán utilizados por varias clases.</w:t>
      </w:r>
    </w:p>
    <w:p w14:paraId="2AC03953"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52" w:name="_Toc67762349"/>
      <w:r>
        <w:rPr>
          <w:rFonts w:ascii="Liberation Sans" w:eastAsia="Droid Sans" w:hAnsi="Liberation Sans" w:cs="Lohit Hindi"/>
          <w:b/>
          <w:bCs/>
          <w:color w:val="auto"/>
          <w:kern w:val="2"/>
          <w:sz w:val="28"/>
          <w:szCs w:val="28"/>
          <w:lang w:eastAsia="zh-CN" w:bidi="hi-IN"/>
        </w:rPr>
        <w:t>Pegas</w:t>
      </w:r>
      <w:bookmarkEnd w:id="52"/>
    </w:p>
    <w:p w14:paraId="2B63EA9D" w14:textId="77777777" w:rsidR="00C3280B" w:rsidRDefault="00DA18D8">
      <w:pPr>
        <w:pStyle w:val="UBUcuerpoTrabajo"/>
      </w:pPr>
      <w:r>
        <w:t xml:space="preserve">Hay una serie de pegas importantes que se han encontrado en la plantilla de </w:t>
      </w:r>
      <w:proofErr w:type="spellStart"/>
      <w:r>
        <w:t>Plataformer</w:t>
      </w:r>
      <w:proofErr w:type="spellEnd"/>
      <w:r>
        <w:t xml:space="preserve"> </w:t>
      </w:r>
      <w:proofErr w:type="spellStart"/>
      <w:r>
        <w:t>Microgame</w:t>
      </w:r>
      <w:proofErr w:type="spellEnd"/>
      <w:r>
        <w:t xml:space="preserve"> y que han sido importantes a la hora de elegir si utilizarla o no.</w:t>
      </w:r>
    </w:p>
    <w:p w14:paraId="332C4B1F" w14:textId="77777777" w:rsidR="00C3280B" w:rsidRDefault="00C3280B">
      <w:pPr>
        <w:pStyle w:val="UBUcuerpoTrabajo"/>
      </w:pPr>
    </w:p>
    <w:p w14:paraId="454AC60B" w14:textId="77777777" w:rsidR="00C3280B" w:rsidRDefault="00DA18D8">
      <w:pPr>
        <w:pStyle w:val="UBUcuerpoTrabajo"/>
        <w:rPr>
          <w:b/>
          <w:bCs/>
        </w:rPr>
      </w:pPr>
      <w:proofErr w:type="spellStart"/>
      <w:r>
        <w:rPr>
          <w:b/>
          <w:bCs/>
        </w:rPr>
        <w:t>AnimationController</w:t>
      </w:r>
      <w:proofErr w:type="spellEnd"/>
      <w:r>
        <w:rPr>
          <w:b/>
          <w:bCs/>
        </w:rPr>
        <w:t xml:space="preserve"> </w:t>
      </w:r>
    </w:p>
    <w:p w14:paraId="609C6F68" w14:textId="77777777" w:rsidR="00C3280B" w:rsidRDefault="00DA18D8">
      <w:pPr>
        <w:pStyle w:val="UBUcuerpoTrabajo"/>
      </w:pPr>
      <w:proofErr w:type="spellStart"/>
      <w:r>
        <w:t>AnimationController</w:t>
      </w:r>
      <w:proofErr w:type="spellEnd"/>
      <w:r>
        <w:t xml:space="preserve"> es la clase que implementas las físicas y la animación de los objetos (en la escena solo se aplica a los enemigos).</w:t>
      </w:r>
    </w:p>
    <w:p w14:paraId="6C6AD9B2" w14:textId="77777777" w:rsidR="00C3280B" w:rsidRDefault="00DA18D8">
      <w:pPr>
        <w:pStyle w:val="UBUcuerpoTrabajo"/>
      </w:pPr>
      <w:r>
        <w:t xml:space="preserve">Esta clase se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w:t>
      </w:r>
      <w:r>
        <w:lastRenderedPageBreak/>
        <w:t xml:space="preserve">querer variar las físicas o las animaciones de un enemigo tienes que reescribir todo el método </w:t>
      </w:r>
      <w:proofErr w:type="spellStart"/>
      <w:r>
        <w:t>ComputeVelocity</w:t>
      </w:r>
      <w:proofErr w:type="spellEnd"/>
      <w:r>
        <w:t xml:space="preserve">() modificando tanto físicas como animaciones. El script </w:t>
      </w:r>
      <w:proofErr w:type="spellStart"/>
      <w:r>
        <w:t>PlayerController</w:t>
      </w:r>
      <w:proofErr w:type="spellEnd"/>
      <w:r>
        <w:t xml:space="preserve"> adolece de los mismos problemas. </w:t>
      </w:r>
    </w:p>
    <w:p w14:paraId="5A2E779A" w14:textId="77777777" w:rsidR="00C3280B" w:rsidRDefault="00DA18D8">
      <w:pPr>
        <w:pStyle w:val="UBUcuerpoTrabajo"/>
      </w:pPr>
      <w:r>
        <w:t xml:space="preserve">Adicionalmente delega a la animación el movimiento de todo el enemigo, lo cual obliga a las animaciones a encargarse del movimiento, l0 cual no es tarea suya. </w:t>
      </w:r>
    </w:p>
    <w:p w14:paraId="43AF2530" w14:textId="77777777" w:rsidR="00C3280B" w:rsidRDefault="00C3280B">
      <w:pPr>
        <w:pStyle w:val="UBUcuerpoTrabajo"/>
      </w:pPr>
    </w:p>
    <w:p w14:paraId="31327EE6" w14:textId="77777777" w:rsidR="00C3280B" w:rsidRDefault="00DA18D8">
      <w:pPr>
        <w:pStyle w:val="UBUcuerpoTrabajo"/>
        <w:rPr>
          <w:b/>
          <w:bCs/>
        </w:rPr>
      </w:pPr>
      <w:proofErr w:type="spellStart"/>
      <w:r>
        <w:rPr>
          <w:b/>
          <w:bCs/>
        </w:rPr>
        <w:t>Health</w:t>
      </w:r>
      <w:proofErr w:type="spellEnd"/>
      <w:r>
        <w:rPr>
          <w:b/>
          <w:bCs/>
        </w:rPr>
        <w:t xml:space="preserve"> </w:t>
      </w:r>
    </w:p>
    <w:p w14:paraId="793B1CEF" w14:textId="77777777" w:rsidR="00C3280B" w:rsidRDefault="00DA18D8">
      <w:pPr>
        <w:pStyle w:val="UBUcuerpoTrabajo"/>
      </w:pPr>
      <w:proofErr w:type="spellStart"/>
      <w:r>
        <w:t>Health</w:t>
      </w:r>
      <w:proofErr w:type="spellEnd"/>
      <w:r>
        <w:t xml:space="preserve"> hereda de MonoBehaviour, pero no tiene necesidad de heredar de esta clase, ni heredar sus métodos y responsabilidades. La única función que sobrescribe de MonoBehaviour es </w:t>
      </w:r>
      <w:proofErr w:type="spellStart"/>
      <w:r>
        <w:t>Awake</w:t>
      </w:r>
      <w:proofErr w:type="spellEnd"/>
      <w:r>
        <w:t xml:space="preserve">(), función que puede ser perfectamente sustituida por un constructor. Adicionalmente, </w:t>
      </w:r>
      <w:proofErr w:type="spellStart"/>
      <w:r>
        <w:t>Health</w:t>
      </w:r>
      <w:proofErr w:type="spellEnd"/>
      <w:r>
        <w:t xml:space="preserve"> no tiene un método para devolver la salud a un estado inicial o por defecto, haciendo que tanto a la hora de reestablecer la salud de un objeto como a la hora de restablecer la salud del Player cuando reaparece después de morir, se aplique el método </w:t>
      </w:r>
      <w:proofErr w:type="spellStart"/>
      <w:r>
        <w:t>Increment</w:t>
      </w:r>
      <w:proofErr w:type="spellEnd"/>
      <w:r>
        <w:t xml:space="preserve">(), método que no corresponde a esa acción. </w:t>
      </w:r>
    </w:p>
    <w:p w14:paraId="6BD205CA" w14:textId="77777777" w:rsidR="00C3280B" w:rsidRDefault="00C3280B">
      <w:pPr>
        <w:pStyle w:val="UBUcuerpoTrabajo"/>
      </w:pPr>
    </w:p>
    <w:p w14:paraId="73351815" w14:textId="77777777" w:rsidR="00C3280B" w:rsidRDefault="00DA18D8">
      <w:pPr>
        <w:pStyle w:val="UBUcuerpoTrabajo"/>
        <w:rPr>
          <w:b/>
          <w:bCs/>
        </w:rPr>
      </w:pPr>
      <w:proofErr w:type="spellStart"/>
      <w:r>
        <w:rPr>
          <w:b/>
          <w:bCs/>
        </w:rPr>
        <w:t>SpawnPoint</w:t>
      </w:r>
      <w:proofErr w:type="spellEnd"/>
      <w:r>
        <w:rPr>
          <w:b/>
          <w:bCs/>
        </w:rPr>
        <w:t xml:space="preserve"> </w:t>
      </w:r>
    </w:p>
    <w:p w14:paraId="56E9C7A7" w14:textId="77777777" w:rsidR="00C3280B" w:rsidRDefault="00DA18D8">
      <w:pPr>
        <w:pStyle w:val="UBUcuerpoTrabajo"/>
      </w:pPr>
      <w:proofErr w:type="spellStart"/>
      <w:r>
        <w:t>SpawnPoint</w:t>
      </w:r>
      <w:proofErr w:type="spellEnd"/>
      <w:r>
        <w:t xml:space="preserve"> es un objeto de la escena supuestamente creado para determinar el punto de aparición del jugador, sin embargo esto solo se aplica cuando el jugador muere, de manera que inicia el juego en una posición y reaparece en otra. No sé si es una pega o no, pero es digno de mención. </w:t>
      </w:r>
    </w:p>
    <w:p w14:paraId="619D2C68" w14:textId="77777777" w:rsidR="00C3280B" w:rsidRDefault="00C3280B">
      <w:pPr>
        <w:pStyle w:val="UBUcuerpoTrabajo"/>
      </w:pPr>
    </w:p>
    <w:p w14:paraId="65BD6A58" w14:textId="77777777" w:rsidR="00C3280B" w:rsidRDefault="00DA18D8">
      <w:pPr>
        <w:pStyle w:val="UBUcuerpoTrabajo"/>
        <w:rPr>
          <w:b/>
          <w:bCs/>
        </w:rPr>
      </w:pPr>
      <w:proofErr w:type="spellStart"/>
      <w:r>
        <w:rPr>
          <w:b/>
          <w:bCs/>
        </w:rPr>
        <w:t>JumpState</w:t>
      </w:r>
      <w:proofErr w:type="spellEnd"/>
      <w:r>
        <w:rPr>
          <w:b/>
          <w:bCs/>
        </w:rPr>
        <w:t xml:space="preserve"> </w:t>
      </w:r>
    </w:p>
    <w:p w14:paraId="2EA5A6A2" w14:textId="77777777" w:rsidR="00C3280B" w:rsidRDefault="00DA18D8">
      <w:pPr>
        <w:pStyle w:val="UBUcuerpoTrabajo"/>
      </w:pPr>
      <w:r>
        <w:t xml:space="preserve">La clase </w:t>
      </w:r>
      <w:proofErr w:type="spellStart"/>
      <w:r>
        <w:t>PlayerController</w:t>
      </w:r>
      <w:proofErr w:type="spellEnd"/>
      <w:r>
        <w:t xml:space="preserve"> maneja los estados de salto mediante una enumeración, manejándolos mediante un </w:t>
      </w:r>
      <w:proofErr w:type="spellStart"/>
      <w:r>
        <w:t>switch</w:t>
      </w:r>
      <w:proofErr w:type="spellEnd"/>
      <w:r>
        <w:t>. Esto viola el principio Open/</w:t>
      </w:r>
      <w:proofErr w:type="spellStart"/>
      <w:r>
        <w:t>Close</w:t>
      </w:r>
      <w:proofErr w:type="spellEnd"/>
      <w:r>
        <w:t xml:space="preserve"> y centraliza toda las operaciones correspondientes a los estado en </w:t>
      </w:r>
      <w:proofErr w:type="spellStart"/>
      <w:r>
        <w:t>PlayerController</w:t>
      </w:r>
      <w:proofErr w:type="spellEnd"/>
      <w:r>
        <w:t xml:space="preserve"> agrandando la clase. </w:t>
      </w:r>
    </w:p>
    <w:p w14:paraId="23F66793" w14:textId="77777777" w:rsidR="00C3280B" w:rsidRDefault="00DA18D8">
      <w:pPr>
        <w:pStyle w:val="UBUcuerpoTrabajo"/>
      </w:pPr>
      <w:r>
        <w:t>En lo relativo a la acción de salto el atributo de deceleración (</w:t>
      </w:r>
      <w:proofErr w:type="spellStart"/>
      <w:r>
        <w:t>jumpDeceleration</w:t>
      </w:r>
      <w:proofErr w:type="spellEnd"/>
      <w:r>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3EF03A42" w14:textId="77777777" w:rsidR="00C3280B" w:rsidRDefault="00C3280B">
      <w:pPr>
        <w:pStyle w:val="UBUcuerpoTrabajo"/>
      </w:pPr>
    </w:p>
    <w:p w14:paraId="20F7D73C" w14:textId="77777777" w:rsidR="00C3280B" w:rsidRDefault="00DA18D8">
      <w:pPr>
        <w:pStyle w:val="UBUcuerpoTrabajo"/>
        <w:rPr>
          <w:b/>
          <w:bCs/>
        </w:rPr>
      </w:pPr>
      <w:r>
        <w:rPr>
          <w:b/>
          <w:bCs/>
        </w:rPr>
        <w:t xml:space="preserve">Rigidbody2D.Cast </w:t>
      </w:r>
    </w:p>
    <w:p w14:paraId="5F08E9CB" w14:textId="77777777" w:rsidR="00C3280B" w:rsidRDefault="00DA18D8">
      <w:pPr>
        <w:pStyle w:val="UBUcuerpoTrabajo"/>
      </w:pPr>
      <w:r>
        <w:t xml:space="preserve">El Player utiliza el método </w:t>
      </w:r>
      <w:proofErr w:type="spellStart"/>
      <w:r>
        <w:t>Cast</w:t>
      </w:r>
      <w:proofErr w:type="spellEnd"/>
      <w:r>
        <w:t xml:space="preserve">() de su Rigidbody2D para detectar los elementos que tiene a su alrededor y actuar en consecuencia. Esto provoca que todas las superficies con las que choca sean tratadas iguales, ya sean paredes o suelo, lo que desemboca en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73FDF825" w14:textId="77777777" w:rsidR="00C3280B" w:rsidRDefault="00C3280B">
      <w:pPr>
        <w:pStyle w:val="UBUcuerpoTrabajo"/>
      </w:pPr>
    </w:p>
    <w:p w14:paraId="712596C1" w14:textId="77777777" w:rsidR="00C3280B" w:rsidRDefault="00DA18D8">
      <w:pPr>
        <w:pStyle w:val="UBUcuerpoTrabajo"/>
        <w:rPr>
          <w:b/>
          <w:bCs/>
        </w:rPr>
      </w:pPr>
      <w:proofErr w:type="spellStart"/>
      <w:r>
        <w:rPr>
          <w:b/>
          <w:bCs/>
        </w:rPr>
        <w:t>PatrolPath.Mover</w:t>
      </w:r>
      <w:proofErr w:type="spellEnd"/>
      <w:r>
        <w:rPr>
          <w:b/>
          <w:bCs/>
        </w:rPr>
        <w:t xml:space="preserve"> </w:t>
      </w:r>
    </w:p>
    <w:p w14:paraId="4A1558EF" w14:textId="77777777" w:rsidR="00C3280B" w:rsidRDefault="00DA18D8">
      <w:pPr>
        <w:pStyle w:val="UBUcuerpoTrabajo"/>
      </w:pPr>
      <w:r>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3001952D" w14:textId="77777777" w:rsidR="00C3280B" w:rsidRDefault="00C3280B">
      <w:pPr>
        <w:pStyle w:val="UBUcuerpoTrabajo"/>
      </w:pPr>
    </w:p>
    <w:p w14:paraId="47C4BCB5"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53" w:name="_Toc67762350"/>
      <w:r>
        <w:rPr>
          <w:rFonts w:ascii="Liberation Sans" w:eastAsia="Droid Sans" w:hAnsi="Liberation Sans" w:cs="Lohit Hindi"/>
          <w:b/>
          <w:bCs/>
          <w:color w:val="auto"/>
          <w:kern w:val="2"/>
          <w:sz w:val="28"/>
          <w:szCs w:val="28"/>
          <w:lang w:eastAsia="zh-CN" w:bidi="hi-IN"/>
        </w:rPr>
        <w:t>Conclusiones</w:t>
      </w:r>
      <w:bookmarkEnd w:id="53"/>
    </w:p>
    <w:p w14:paraId="61885208" w14:textId="77777777" w:rsidR="00C3280B" w:rsidRDefault="00DA18D8">
      <w:pPr>
        <w:pStyle w:val="UBUcuerpoTrabajo"/>
      </w:pPr>
      <w:r>
        <w:t xml:space="preserve">La clase </w:t>
      </w:r>
      <w:proofErr w:type="spellStart"/>
      <w:r>
        <w:t>Simulation</w:t>
      </w:r>
      <w:proofErr w:type="spellEnd"/>
      <w:r>
        <w:t xml:space="preserve"> es la base del funcionamiento del juego y los eventos la forma de </w:t>
      </w:r>
      <w:r>
        <w:lastRenderedPageBreak/>
        <w:t xml:space="preserve">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que se pueden encargar algunas clases).</w:t>
      </w:r>
    </w:p>
    <w:p w14:paraId="45BFD46C" w14:textId="77777777" w:rsidR="00C3280B" w:rsidRDefault="00DA18D8">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6B451311" w14:textId="77777777" w:rsidR="00C3280B" w:rsidRDefault="00C3280B">
      <w:pPr>
        <w:pStyle w:val="UBUcuerpoTrabajo"/>
      </w:pPr>
    </w:p>
    <w:p w14:paraId="53F9593A" w14:textId="77777777" w:rsidR="00C3280B" w:rsidRDefault="00DA18D8">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1FE0EF32" w14:textId="77777777" w:rsidR="00C3280B" w:rsidRDefault="00DA18D8">
      <w:pPr>
        <w:pStyle w:val="UBUcuerpoTrabajo"/>
      </w:pPr>
      <w:r>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134524F0" w14:textId="77777777" w:rsidR="00C3280B" w:rsidRDefault="00DA18D8">
      <w:pPr>
        <w:pStyle w:val="UBUcuerpoTrabajo"/>
      </w:pPr>
      <w:proofErr w:type="spellStart"/>
      <w:r>
        <w:t>Health</w:t>
      </w:r>
      <w:proofErr w:type="spellEnd"/>
      <w:r>
        <w:t xml:space="preserve"> no debe heredar de MonoBehaviour. Adicionalmente </w:t>
      </w:r>
      <w:proofErr w:type="spellStart"/>
      <w:r>
        <w:t>Health</w:t>
      </w:r>
      <w:proofErr w:type="spellEnd"/>
      <w:r>
        <w:t xml:space="preserve"> debe añadir un método para devolver el estado de la salud a un estado inicial o por defecto. </w:t>
      </w:r>
    </w:p>
    <w:p w14:paraId="5EA6C182" w14:textId="77777777" w:rsidR="00C3280B" w:rsidRDefault="00DA18D8">
      <w:pPr>
        <w:pStyle w:val="UBUcuerpoTrabajo"/>
      </w:pPr>
      <w:r>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t>Awake</w:t>
      </w:r>
      <w:proofErr w:type="spellEnd"/>
      <w:r>
        <w:t xml:space="preserve">() de la clase y obligando a esas clases a heredar de MonoBehaviour). Añadir una clase que haga esta labor de inicialización no pude empeorar la situación, solo mejorarla. </w:t>
      </w:r>
    </w:p>
    <w:p w14:paraId="3E5A8C84" w14:textId="77777777" w:rsidR="00C3280B" w:rsidRDefault="00DA18D8">
      <w:pPr>
        <w:pStyle w:val="UBUcuerpoTrabajo"/>
      </w:pPr>
      <w:r>
        <w:t xml:space="preserve">Hacer una estructura de clases adecuadas a los estados del Player y los comportamientos asociados a estos, aplicando el patrón de diseño Estado. </w:t>
      </w:r>
    </w:p>
    <w:p w14:paraId="32CD7A32" w14:textId="77777777" w:rsidR="00C3280B" w:rsidRDefault="00DA18D8">
      <w:pPr>
        <w:pStyle w:val="UBUcuerpoTrabajo"/>
      </w:pPr>
      <w:r>
        <w:t xml:space="preserve">Cambiar el nombre de algunas clases cuyo nombre resulta confuso. Estas clases son: </w:t>
      </w:r>
    </w:p>
    <w:p w14:paraId="0FD5ACA1" w14:textId="77777777" w:rsidR="00C3280B" w:rsidRDefault="00DA18D8">
      <w:pPr>
        <w:pStyle w:val="UBUcuerpoTrabajo"/>
      </w:pPr>
      <w:r>
        <w:t xml:space="preserve">• </w:t>
      </w:r>
      <w:proofErr w:type="spellStart"/>
      <w:r>
        <w:t>HeathIsZero</w:t>
      </w:r>
      <w:proofErr w:type="spellEnd"/>
      <w:r>
        <w:t xml:space="preserve"> a </w:t>
      </w:r>
      <w:proofErr w:type="spellStart"/>
      <w:r>
        <w:t>PlayerHealthIsZero</w:t>
      </w:r>
      <w:proofErr w:type="spellEnd"/>
      <w:r>
        <w:t xml:space="preserve">. Este script solo se aplica al jugador no a todos los elementos cuya salud llega a cero. </w:t>
      </w:r>
    </w:p>
    <w:p w14:paraId="134C5583" w14:textId="77777777" w:rsidR="00C3280B" w:rsidRDefault="00DA18D8">
      <w:pPr>
        <w:pStyle w:val="UBUcuerpoTrabajo"/>
      </w:pPr>
      <w:r>
        <w:t xml:space="preserve">• </w:t>
      </w:r>
      <w:proofErr w:type="spellStart"/>
      <w:r>
        <w:t>AnimationController</w:t>
      </w:r>
      <w:proofErr w:type="spellEnd"/>
      <w:r>
        <w:t xml:space="preserve"> a </w:t>
      </w:r>
      <w:proofErr w:type="spellStart"/>
      <w:r>
        <w:t>EnemyAnimationController</w:t>
      </w:r>
      <w:proofErr w:type="spellEnd"/>
      <w:r>
        <w:t xml:space="preserve">. Este script solo se aplica sobre los enemigos y no sobre cualquier objeto. </w:t>
      </w:r>
    </w:p>
    <w:p w14:paraId="72793ED4" w14:textId="77777777" w:rsidR="00C3280B" w:rsidRDefault="00DA18D8">
      <w:pPr>
        <w:pStyle w:val="UBUcuerpoTrabajo"/>
      </w:pPr>
      <w:r>
        <w:t xml:space="preserve">• </w:t>
      </w:r>
      <w:proofErr w:type="spellStart"/>
      <w:r>
        <w:t>PlayerSpawn</w:t>
      </w:r>
      <w:proofErr w:type="spellEnd"/>
      <w:r>
        <w:t xml:space="preserve"> a </w:t>
      </w:r>
      <w:proofErr w:type="spellStart"/>
      <w:r>
        <w:t>PlayerSpawnAfterDeath</w:t>
      </w:r>
      <w:proofErr w:type="spellEnd"/>
      <w:r>
        <w:t xml:space="preserve">. Este script solo se lanza cuando el jugador muere y ha de reaparecer en la escena y no cada vez que el Player aparece en la escena. El script podría conservar su nombre si se aplicase el evento </w:t>
      </w:r>
      <w:proofErr w:type="spellStart"/>
      <w:r>
        <w:t>PlayerSpawn</w:t>
      </w:r>
      <w:proofErr w:type="spellEnd"/>
      <w:r>
        <w:t xml:space="preserve"> también durante la aparición del Player.</w:t>
      </w:r>
    </w:p>
    <w:p w14:paraId="306C4CB8" w14:textId="77777777" w:rsidR="00C3280B" w:rsidRDefault="00C3280B">
      <w:pPr>
        <w:pStyle w:val="UBUcuerpoTrabajo"/>
      </w:pPr>
    </w:p>
    <w:p w14:paraId="45C7F281" w14:textId="77777777" w:rsidR="00C3280B" w:rsidRDefault="00DA18D8">
      <w:pPr>
        <w:pStyle w:val="UBUcuerpoTrabajo"/>
      </w:pPr>
      <w:r>
        <w:br w:type="page"/>
      </w:r>
    </w:p>
    <w:p w14:paraId="22AF1987"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54" w:name="_Toc67762351"/>
      <w:r>
        <w:rPr>
          <w:rFonts w:ascii="Liberation Sans" w:eastAsia="Droid Sans" w:hAnsi="Liberation Sans" w:cs="Lohit Hindi"/>
          <w:b/>
          <w:bCs/>
          <w:color w:val="auto"/>
          <w:kern w:val="2"/>
          <w:sz w:val="28"/>
          <w:szCs w:val="28"/>
          <w:lang w:eastAsia="zh-CN" w:bidi="hi-IN"/>
        </w:rPr>
        <w:lastRenderedPageBreak/>
        <w:t>Conclusiones y líneas de trabajo futuras</w:t>
      </w:r>
      <w:bookmarkEnd w:id="54"/>
    </w:p>
    <w:p w14:paraId="327321A4" w14:textId="77777777" w:rsidR="00C3280B" w:rsidRDefault="00DA18D8">
      <w:r>
        <w:br w:type="page"/>
      </w:r>
    </w:p>
    <w:p w14:paraId="05DE6301"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55" w:name="_Toc67762352"/>
      <w:r>
        <w:rPr>
          <w:rFonts w:ascii="Liberation Sans" w:eastAsia="Droid Sans" w:hAnsi="Liberation Sans" w:cs="Lohit Hindi"/>
          <w:b/>
          <w:bCs/>
          <w:color w:val="auto"/>
          <w:kern w:val="2"/>
          <w:sz w:val="28"/>
          <w:szCs w:val="28"/>
          <w:lang w:eastAsia="zh-CN" w:bidi="hi-IN"/>
        </w:rPr>
        <w:lastRenderedPageBreak/>
        <w:t>Bibliografía</w:t>
      </w:r>
      <w:bookmarkEnd w:id="55"/>
    </w:p>
    <w:p w14:paraId="4F2EDFA8" w14:textId="77777777" w:rsidR="00BC53EB" w:rsidRDefault="00BC53EB" w:rsidP="00BC53EB">
      <w:pPr>
        <w:pStyle w:val="Prrafodelista"/>
        <w:numPr>
          <w:ilvl w:val="0"/>
          <w:numId w:val="1"/>
        </w:numPr>
        <w:rPr>
          <w:ins w:id="56" w:author=" " w:date="2021-03-27T18:30:00Z"/>
          <w:lang w:eastAsia="zh-CN" w:bidi="hi-IN"/>
        </w:rPr>
      </w:pPr>
      <w:ins w:id="57" w:author=" " w:date="2021-03-27T18:30:00Z">
        <w:r w:rsidRPr="00BC53EB">
          <w:fldChar w:fldCharType="begin"/>
        </w:r>
        <w:r>
          <w:rPr>
            <w:lang w:eastAsia="zh-CN" w:bidi="hi-IN"/>
          </w:rPr>
          <w:instrText xml:space="preserve"> HYPERLINK \l "_Unity" </w:instrText>
        </w:r>
        <w:r w:rsidRPr="00BC53EB">
          <w:fldChar w:fldCharType="separate"/>
        </w:r>
        <w:r w:rsidRPr="00BC53EB">
          <w:rPr>
            <w:rPrChange w:id="58" w:author=" " w:date="2021-03-27T18:30:00Z">
              <w:rPr>
                <w:rStyle w:val="Hipervnculo"/>
                <w:lang w:eastAsia="zh-CN" w:bidi="hi-IN"/>
              </w:rPr>
            </w:rPrChange>
          </w:rPr>
          <w:t>Unity</w:t>
        </w:r>
        <w:r w:rsidRPr="00BC53EB">
          <w:rPr>
            <w:rPrChange w:id="59" w:author=" " w:date="2021-03-27T18:30:00Z">
              <w:rPr>
                <w:rStyle w:val="Hipervnculo"/>
                <w:color w:val="auto"/>
                <w:u w:val="none"/>
                <w:lang w:eastAsia="zh-CN" w:bidi="hi-IN"/>
              </w:rPr>
            </w:rPrChange>
          </w:rPr>
          <w:fldChar w:fldCharType="end"/>
        </w:r>
        <w:r w:rsidRPr="00D31324">
          <w:rPr>
            <w:lang w:eastAsia="zh-CN" w:bidi="hi-IN"/>
          </w:rPr>
          <w:t>.</w:t>
        </w:r>
        <w:r>
          <w:rPr>
            <w:lang w:eastAsia="zh-CN" w:bidi="hi-IN"/>
          </w:rPr>
          <w:t xml:space="preserve"> [En line] [Ultimo acceso: 23/03/2021] </w:t>
        </w:r>
        <w:r>
          <w:fldChar w:fldCharType="begin"/>
        </w:r>
        <w:r>
          <w:instrText xml:space="preserve"> HYPERLINK "https://es.wikipedia.org/wiki/Unity_(motor_de_videojuego)" </w:instrText>
        </w:r>
        <w:r>
          <w:fldChar w:fldCharType="separate"/>
        </w:r>
        <w:r w:rsidRPr="00B854BB">
          <w:rPr>
            <w:rStyle w:val="Hipervnculo"/>
            <w:lang w:eastAsia="zh-CN" w:bidi="hi-IN"/>
          </w:rPr>
          <w:t>https://es.wikipedia.org/wiki/Unity_(motor_de_videojuego)</w:t>
        </w:r>
        <w:r>
          <w:rPr>
            <w:rStyle w:val="Hipervnculo"/>
            <w:lang w:eastAsia="zh-CN" w:bidi="hi-IN"/>
          </w:rPr>
          <w:fldChar w:fldCharType="end"/>
        </w:r>
      </w:ins>
    </w:p>
    <w:p w14:paraId="5447011A" w14:textId="77777777" w:rsidR="00BC53EB" w:rsidRDefault="00BC53EB" w:rsidP="00BC53EB">
      <w:pPr>
        <w:pStyle w:val="Prrafodelista"/>
        <w:numPr>
          <w:ilvl w:val="0"/>
          <w:numId w:val="1"/>
        </w:numPr>
        <w:rPr>
          <w:ins w:id="60" w:author=" " w:date="2021-03-27T18:30:00Z"/>
          <w:lang w:eastAsia="zh-CN" w:bidi="hi-IN"/>
        </w:rPr>
      </w:pPr>
      <w:ins w:id="61" w:author=" " w:date="2021-03-27T18:30:00Z">
        <w:r w:rsidRPr="00BC53EB">
          <w:fldChar w:fldCharType="begin"/>
        </w:r>
        <w:r>
          <w:instrText xml:space="preserve"> HYPERLINK \l "_MonoBehaviour(2)" </w:instrText>
        </w:r>
        <w:r w:rsidRPr="00BC53EB">
          <w:fldChar w:fldCharType="separate"/>
        </w:r>
        <w:r w:rsidRPr="00BC53EB">
          <w:rPr>
            <w:rPrChange w:id="62" w:author=" " w:date="2021-03-27T18:31:00Z">
              <w:rPr>
                <w:rStyle w:val="Hipervnculo"/>
                <w:lang w:eastAsia="zh-CN" w:bidi="hi-IN"/>
              </w:rPr>
            </w:rPrChange>
          </w:rPr>
          <w:t>MonoBehaviour</w:t>
        </w:r>
        <w:r w:rsidRPr="00BC53EB">
          <w:rPr>
            <w:rPrChange w:id="63" w:author=" " w:date="2021-03-27T18:31:00Z">
              <w:rPr>
                <w:rStyle w:val="Hipervnculo"/>
                <w:color w:val="auto"/>
                <w:u w:val="none"/>
                <w:lang w:eastAsia="zh-CN" w:bidi="hi-IN"/>
              </w:rPr>
            </w:rPrChange>
          </w:rPr>
          <w:fldChar w:fldCharType="end"/>
        </w:r>
        <w:r>
          <w:t>.</w:t>
        </w:r>
        <w:r>
          <w:rPr>
            <w:lang w:eastAsia="zh-CN" w:bidi="hi-IN"/>
          </w:rPr>
          <w:t xml:space="preserve"> [En línea] [Ultimo acceso: 23/03/2021] </w:t>
        </w:r>
        <w:r>
          <w:fldChar w:fldCharType="begin"/>
        </w:r>
        <w:r>
          <w:instrText xml:space="preserve"> HYPERLINK "https://docs.unity3d.com/ScriptReference/MonoBehaviour.html" </w:instrText>
        </w:r>
        <w:r>
          <w:fldChar w:fldCharType="separate"/>
        </w:r>
        <w:r w:rsidRPr="00D31324">
          <w:rPr>
            <w:rStyle w:val="Hipervnculo"/>
            <w:lang w:eastAsia="zh-CN" w:bidi="hi-IN"/>
          </w:rPr>
          <w:t>https://docs.unity3d.com/ScriptReference/MonoBehaviour.html</w:t>
        </w:r>
        <w:r>
          <w:rPr>
            <w:rStyle w:val="Hipervnculo"/>
            <w:lang w:eastAsia="zh-CN" w:bidi="hi-IN"/>
          </w:rPr>
          <w:fldChar w:fldCharType="end"/>
        </w:r>
      </w:ins>
    </w:p>
    <w:p w14:paraId="430230D1" w14:textId="77777777" w:rsidR="00BC53EB" w:rsidRPr="00B854BB" w:rsidRDefault="00BC53EB" w:rsidP="00BC53EB">
      <w:pPr>
        <w:pStyle w:val="Prrafodelista"/>
        <w:numPr>
          <w:ilvl w:val="0"/>
          <w:numId w:val="1"/>
        </w:numPr>
        <w:rPr>
          <w:ins w:id="64" w:author=" " w:date="2021-03-27T18:30:00Z"/>
          <w:lang w:eastAsia="zh-CN" w:bidi="hi-IN"/>
        </w:rPr>
      </w:pPr>
      <w:ins w:id="65" w:author=" " w:date="2021-03-27T18:30:00Z">
        <w:r w:rsidRPr="00BC53EB">
          <w:fldChar w:fldCharType="begin"/>
        </w:r>
        <w:r>
          <w:instrText xml:space="preserve"> HYPERLINK \l "_GameObject(3)" </w:instrText>
        </w:r>
        <w:r w:rsidRPr="00BC53EB">
          <w:fldChar w:fldCharType="separate"/>
        </w:r>
        <w:r w:rsidRPr="00BC53EB">
          <w:rPr>
            <w:rPrChange w:id="66" w:author=" " w:date="2021-03-27T18:31:00Z">
              <w:rPr>
                <w:rStyle w:val="Hipervnculo"/>
                <w:lang w:eastAsia="zh-CN" w:bidi="hi-IN"/>
              </w:rPr>
            </w:rPrChange>
          </w:rPr>
          <w:t>GameObject</w:t>
        </w:r>
        <w:r w:rsidRPr="00BC53EB">
          <w:rPr>
            <w:rPrChange w:id="67" w:author=" " w:date="2021-03-27T18:31:00Z">
              <w:rPr>
                <w:rStyle w:val="Hipervnculo"/>
                <w:color w:val="auto"/>
                <w:u w:val="none"/>
                <w:lang w:eastAsia="zh-CN" w:bidi="hi-IN"/>
              </w:rPr>
            </w:rPrChange>
          </w:rPr>
          <w:fldChar w:fldCharType="end"/>
        </w:r>
        <w:r w:rsidRPr="00BC53EB">
          <w:rPr>
            <w:rPrChange w:id="68" w:author=" " w:date="2021-03-27T18:31:00Z">
              <w:rPr>
                <w:rStyle w:val="Hipervnculo"/>
              </w:rPr>
            </w:rPrChange>
          </w:rPr>
          <w:t>.</w:t>
        </w:r>
        <w:r>
          <w:t xml:space="preserve"> </w:t>
        </w:r>
        <w:r>
          <w:rPr>
            <w:lang w:eastAsia="zh-CN" w:bidi="hi-IN"/>
          </w:rPr>
          <w:t xml:space="preserve">[En línea] [Ultimo acceso: 23/03/2021] </w:t>
        </w:r>
        <w:r>
          <w:fldChar w:fldCharType="begin"/>
        </w:r>
        <w:r>
          <w:instrText xml:space="preserve"> HYPERLINK "https://docs.unity3d.com/ScriptReference/GameObject.html" </w:instrText>
        </w:r>
        <w:r>
          <w:fldChar w:fldCharType="separate"/>
        </w:r>
        <w:r w:rsidRPr="00B36800">
          <w:rPr>
            <w:rStyle w:val="Hipervnculo"/>
            <w:lang w:eastAsia="zh-CN" w:bidi="hi-IN"/>
          </w:rPr>
          <w:t>https://docs.unity3d.com/ScriptReference/GameObject.html</w:t>
        </w:r>
        <w:r>
          <w:rPr>
            <w:rStyle w:val="Hipervnculo"/>
            <w:lang w:eastAsia="zh-CN" w:bidi="hi-IN"/>
          </w:rPr>
          <w:fldChar w:fldCharType="end"/>
        </w:r>
      </w:ins>
    </w:p>
    <w:p w14:paraId="46178AC2" w14:textId="77777777" w:rsidR="00BC53EB" w:rsidRPr="00905C53" w:rsidRDefault="00BC53EB" w:rsidP="00BC53EB">
      <w:pPr>
        <w:pStyle w:val="Prrafodelista"/>
        <w:numPr>
          <w:ilvl w:val="0"/>
          <w:numId w:val="1"/>
        </w:numPr>
        <w:rPr>
          <w:ins w:id="69" w:author=" " w:date="2021-03-27T18:30:00Z"/>
          <w:rStyle w:val="Hipervnculo"/>
          <w:lang w:eastAsia="zh-CN" w:bidi="hi-IN"/>
        </w:rPr>
      </w:pPr>
      <w:ins w:id="70" w:author=" " w:date="2021-03-27T18:30:00Z">
        <w:r w:rsidRPr="00BC53EB">
          <w:fldChar w:fldCharType="begin"/>
        </w:r>
        <w:r>
          <w:instrText xml:space="preserve"> HYPERLINK \l "_Juegos_similares_en" </w:instrText>
        </w:r>
        <w:r w:rsidRPr="00BC53EB">
          <w:fldChar w:fldCharType="separate"/>
        </w:r>
        <w:r w:rsidRPr="00BC53EB">
          <w:rPr>
            <w:rPrChange w:id="71" w:author=" " w:date="2021-03-27T18:31:00Z">
              <w:rPr>
                <w:rStyle w:val="Hipervnculo"/>
                <w:lang w:eastAsia="zh-CN" w:bidi="hi-IN"/>
              </w:rPr>
            </w:rPrChange>
          </w:rPr>
          <w:t>Braid</w:t>
        </w:r>
        <w:r w:rsidRPr="00BC53EB">
          <w:rPr>
            <w:rPrChange w:id="72" w:author=" " w:date="2021-03-27T18:31:00Z">
              <w:rPr>
                <w:rStyle w:val="Hipervnculo"/>
                <w:color w:val="auto"/>
                <w:u w:val="none"/>
                <w:lang w:eastAsia="zh-CN" w:bidi="hi-IN"/>
              </w:rPr>
            </w:rPrChange>
          </w:rPr>
          <w:fldChar w:fldCharType="end"/>
        </w:r>
        <w:r w:rsidRPr="00BC53EB">
          <w:rPr>
            <w:rPrChange w:id="73" w:author=" " w:date="2021-03-27T18:31:00Z">
              <w:rPr>
                <w:rStyle w:val="Hipervnculo"/>
              </w:rPr>
            </w:rPrChange>
          </w:rPr>
          <w:t>.</w:t>
        </w:r>
        <w:r>
          <w:t xml:space="preserve"> [En línea] [Ultimo acceso: 22/03/2021]</w:t>
        </w:r>
        <w:r>
          <w:rPr>
            <w:lang w:eastAsia="zh-CN" w:bidi="hi-IN"/>
          </w:rPr>
          <w:t xml:space="preserve"> </w:t>
        </w:r>
        <w:r>
          <w:fldChar w:fldCharType="begin"/>
        </w:r>
        <w:r>
          <w:instrText xml:space="preserve"> HYPERLINK "https://web.archive.org/web/20110223023113/http:/braid-game.com/" </w:instrText>
        </w:r>
        <w:r>
          <w:fldChar w:fldCharType="separate"/>
        </w:r>
        <w:r w:rsidRPr="003F0C9D">
          <w:rPr>
            <w:rStyle w:val="Hipervnculo"/>
            <w:lang w:eastAsia="zh-CN" w:bidi="hi-IN"/>
          </w:rPr>
          <w:t>https://web.archive.org/web/20110223023113/http://braid-game.com/</w:t>
        </w:r>
        <w:r>
          <w:rPr>
            <w:rStyle w:val="Hipervnculo"/>
            <w:lang w:eastAsia="zh-CN" w:bidi="hi-IN"/>
          </w:rPr>
          <w:fldChar w:fldCharType="end"/>
        </w:r>
      </w:ins>
    </w:p>
    <w:p w14:paraId="1032FD3C" w14:textId="77777777" w:rsidR="00BC53EB" w:rsidRPr="003F0C9D" w:rsidRDefault="00BC53EB" w:rsidP="00BC53EB">
      <w:pPr>
        <w:pStyle w:val="Prrafodelista"/>
        <w:numPr>
          <w:ilvl w:val="0"/>
          <w:numId w:val="1"/>
        </w:numPr>
        <w:rPr>
          <w:ins w:id="74" w:author=" " w:date="2021-03-27T18:30:00Z"/>
          <w:lang w:eastAsia="zh-CN" w:bidi="hi-IN"/>
        </w:rPr>
      </w:pPr>
      <w:ins w:id="75" w:author=" " w:date="2021-03-27T18:30:00Z">
        <w:r>
          <w:fldChar w:fldCharType="begin"/>
        </w:r>
        <w:r>
          <w:instrText xml:space="preserve"> HYPERLINK \l "_Evaluación_de_Plataformer" </w:instrText>
        </w:r>
        <w:r>
          <w:fldChar w:fldCharType="separate"/>
        </w:r>
        <w:r w:rsidRPr="00D31324">
          <w:rPr>
            <w:rStyle w:val="Hipervnculo"/>
            <w:lang w:eastAsia="zh-CN" w:bidi="hi-IN"/>
          </w:rPr>
          <w:t>Plataformer Microgame</w:t>
        </w:r>
        <w:r>
          <w:rPr>
            <w:rStyle w:val="Hipervnculo"/>
            <w:color w:val="auto"/>
            <w:u w:val="none"/>
            <w:lang w:eastAsia="zh-CN" w:bidi="hi-IN"/>
          </w:rPr>
          <w:fldChar w:fldCharType="end"/>
        </w:r>
        <w:r>
          <w:t xml:space="preserve">. [En línea] [Ultimo acceso: 22/03/2021] </w:t>
        </w:r>
        <w:r>
          <w:fldChar w:fldCharType="begin"/>
        </w:r>
        <w:r>
          <w:instrText xml:space="preserve"> HYPERLINK "https://assetstore.unity.com/packages/templates/platformer-microgame-151055?_ga=2.85524954.2125376078.1616431073-502923268.1612351479" </w:instrText>
        </w:r>
        <w:r>
          <w:fldChar w:fldCharType="separate"/>
        </w:r>
        <w:r w:rsidRPr="00905C53">
          <w:rPr>
            <w:rStyle w:val="Hipervnculo"/>
          </w:rPr>
          <w:t>https://assetstore.unity.com/packages/templates/platformer-microgame-151055?_ga=2.85524954.2125376078.1616431073-502923268.1612351479</w:t>
        </w:r>
        <w:r>
          <w:rPr>
            <w:rStyle w:val="Hipervnculo"/>
          </w:rPr>
          <w:fldChar w:fldCharType="end"/>
        </w:r>
      </w:ins>
    </w:p>
    <w:p w14:paraId="3F88C959" w14:textId="504FCC22" w:rsidR="00C3280B" w:rsidDel="00BC53EB" w:rsidRDefault="00DA18D8" w:rsidP="00BC53EB">
      <w:pPr>
        <w:pStyle w:val="Prrafodelista"/>
        <w:numPr>
          <w:ilvl w:val="0"/>
          <w:numId w:val="1"/>
        </w:numPr>
        <w:rPr>
          <w:del w:id="76" w:author=" " w:date="2021-03-27T18:30:00Z"/>
          <w:rStyle w:val="InternetLink"/>
          <w:color w:val="auto"/>
          <w:u w:val="none"/>
          <w:lang w:eastAsia="zh-CN" w:bidi="hi-IN"/>
        </w:rPr>
      </w:pPr>
      <w:del w:id="77" w:author=" " w:date="2021-03-27T18:30:00Z">
        <w:r w:rsidDel="00BC53EB">
          <w:rPr>
            <w:lang w:eastAsia="zh-CN" w:bidi="hi-IN"/>
          </w:rPr>
          <w:delText xml:space="preserve">Braid. [En línea] [Ultimo acceso: 22/03/2021] </w:delText>
        </w:r>
        <w:r w:rsidR="00700C42" w:rsidDel="00BC53EB">
          <w:fldChar w:fldCharType="begin"/>
        </w:r>
        <w:r w:rsidR="00700C42" w:rsidDel="00BC53EB">
          <w:delInstrText xml:space="preserve"> HYPERLINK "https://web.archive.org/web/20110223023113/http:/braid-game.com/" \h </w:delInstrText>
        </w:r>
        <w:r w:rsidR="00700C42" w:rsidDel="00BC53EB">
          <w:fldChar w:fldCharType="separate"/>
        </w:r>
        <w:r w:rsidDel="00BC53EB">
          <w:rPr>
            <w:rStyle w:val="InternetLink"/>
            <w:lang w:eastAsia="zh-CN" w:bidi="hi-IN"/>
          </w:rPr>
          <w:delText>https://web.archive.org/web/20110223023113/http://braid-game.com/</w:delText>
        </w:r>
        <w:r w:rsidR="00700C42" w:rsidDel="00BC53EB">
          <w:rPr>
            <w:rStyle w:val="InternetLink"/>
            <w:lang w:eastAsia="zh-CN" w:bidi="hi-IN"/>
          </w:rPr>
          <w:fldChar w:fldCharType="end"/>
        </w:r>
      </w:del>
    </w:p>
    <w:p w14:paraId="7DA126B5" w14:textId="09F6768E" w:rsidR="00C3280B" w:rsidRDefault="00DA18D8" w:rsidP="00BC53EB">
      <w:pPr>
        <w:pStyle w:val="Prrafodelista"/>
        <w:numPr>
          <w:ilvl w:val="0"/>
          <w:numId w:val="1"/>
        </w:numPr>
      </w:pPr>
      <w:del w:id="78" w:author=" " w:date="2021-03-27T18:30:00Z">
        <w:r w:rsidDel="00BC53EB">
          <w:delText xml:space="preserve">Plataformer Microgame. [En línea] [Ultimo acceso: 22/03/2021] </w:delText>
        </w:r>
        <w:r w:rsidR="00700C42" w:rsidDel="00BC53EB">
          <w:fldChar w:fldCharType="begin"/>
        </w:r>
        <w:r w:rsidR="00700C42" w:rsidDel="00BC53EB">
          <w:delInstrText xml:space="preserve"> HYPERLINK "https://assetstore.unity.com/packages/templates/platformer-microgame-151055?_ga=2.85524954.2125376078.1616431073-502923268.1612351479" \h </w:delInstrText>
        </w:r>
        <w:r w:rsidR="00700C42" w:rsidDel="00BC53EB">
          <w:fldChar w:fldCharType="separate"/>
        </w:r>
        <w:r w:rsidDel="00BC53EB">
          <w:rPr>
            <w:rStyle w:val="InternetLink"/>
          </w:rPr>
          <w:delText>https://assetstore.unity.com/packages/templates/platformer-microgame-151055?_ga=2.85524954.2125376078.1616431073-502923268.1612351479</w:delText>
        </w:r>
        <w:r w:rsidR="00700C42" w:rsidDel="00BC53EB">
          <w:rPr>
            <w:rStyle w:val="InternetLink"/>
          </w:rPr>
          <w:fldChar w:fldCharType="end"/>
        </w:r>
      </w:del>
    </w:p>
    <w:sectPr w:rsidR="00C3280B">
      <w:headerReference w:type="default" r:id="rId17"/>
      <w:pgSz w:w="11906" w:h="16838"/>
      <w:pgMar w:top="1417" w:right="1701" w:bottom="1417" w:left="1701" w:header="708"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Jesús Alonso Abad" w:date="2021-03-23T18:16:00Z" w:initials="JAA">
    <w:p w14:paraId="3E46331A" w14:textId="77777777" w:rsidR="00C3280B" w:rsidRDefault="00DA18D8">
      <w:r>
        <w:rPr>
          <w:sz w:val="20"/>
        </w:rPr>
        <w:t xml:space="preserve">Creo que es </w:t>
      </w:r>
      <w:proofErr w:type="spellStart"/>
      <w:r>
        <w:rPr>
          <w:sz w:val="20"/>
        </w:rPr>
        <w:t>PyGame</w:t>
      </w:r>
      <w:proofErr w:type="spellEnd"/>
      <w:r>
        <w:rPr>
          <w:sz w:val="20"/>
        </w:rPr>
        <w:t>, ¿no? https://www.pygame.org/</w:t>
      </w:r>
    </w:p>
  </w:comment>
  <w:comment w:id="22" w:author="marcos.romano@gmail.com" w:date="2021-03-24T11:58:00Z" w:initials="m">
    <w:p w14:paraId="2314D61F" w14:textId="62309CD7" w:rsidR="00D30D42" w:rsidRDefault="00D30D42">
      <w:pPr>
        <w:pStyle w:val="Textocomentario"/>
      </w:pPr>
      <w:r>
        <w:rPr>
          <w:rStyle w:val="Refdecomentario"/>
        </w:rPr>
        <w:annotationRef/>
      </w:r>
      <w:r>
        <w:t>Creo más recomendable llamarlo acelerón que impulso porque quiero hacer referencia a la misma mecánica que se usa en el juego que se va a desarrollar, y en este se llama acelerón y no impulso.</w:t>
      </w:r>
    </w:p>
  </w:comment>
  <w:comment w:id="26" w:author="Jesús Alonso Abad" w:date="2021-03-23T18:06:00Z" w:initials="JAA">
    <w:p w14:paraId="2623477C" w14:textId="77777777" w:rsidR="00C3280B" w:rsidRDefault="00DA18D8">
      <w:r>
        <w:rPr>
          <w:sz w:val="20"/>
        </w:rPr>
        <w:t>Explica este concepto en la memoria.</w:t>
      </w:r>
    </w:p>
  </w:comment>
  <w:comment w:id="27" w:author="marcos.romano@gmail.com" w:date="2021-03-24T12:03:00Z" w:initials="m">
    <w:p w14:paraId="7DBD0A92" w14:textId="1F680196" w:rsidR="00F01A9F" w:rsidRDefault="00F01A9F">
      <w:pPr>
        <w:pStyle w:val="Textocomentario"/>
      </w:pPr>
      <w:r>
        <w:rPr>
          <w:rStyle w:val="Refdecomentario"/>
        </w:rPr>
        <w:annotationRef/>
      </w:r>
      <w:r>
        <w:t>Se tiene intención de explicar ciertas mecánicas del juego antes de llegar a este apartado. Entre ellas el tiempo bala.</w:t>
      </w:r>
    </w:p>
  </w:comment>
  <w:comment w:id="30" w:author="Jesús Alonso Abad" w:date="2021-03-23T18:08:00Z" w:initials="JAA">
    <w:p w14:paraId="327A2E20" w14:textId="77777777" w:rsidR="00C3280B" w:rsidRDefault="00DA18D8">
      <w:r>
        <w:rPr>
          <w:sz w:val="20"/>
        </w:rPr>
        <w:t>Por el momento deja las referencias así, pero las insertaremos más adelante como es debido.</w:t>
      </w:r>
    </w:p>
  </w:comment>
  <w:comment w:id="32" w:author="Jesús Alonso Abad" w:date="2021-03-23T18:09:00Z" w:initials="JAA">
    <w:p w14:paraId="14483F72" w14:textId="77777777" w:rsidR="00C3280B" w:rsidRDefault="00DA18D8">
      <w:r>
        <w:rPr>
          <w:sz w:val="20"/>
        </w:rPr>
        <w:t>Te lo quito porque básicamente en esta sección es donde se explica que se han evaluado juegos con mecánicas similares.</w:t>
      </w:r>
    </w:p>
  </w:comment>
  <w:comment w:id="33" w:author="marcos.romano@gmail.com" w:date="2021-03-24T12:05:00Z" w:initials="m">
    <w:p w14:paraId="7411A198" w14:textId="19D5EE1B" w:rsidR="00F01A9F" w:rsidRDefault="00F01A9F">
      <w:pPr>
        <w:pStyle w:val="Textocomentario"/>
      </w:pPr>
      <w:r>
        <w:rPr>
          <w:rStyle w:val="Refdecomentario"/>
        </w:rPr>
        <w:annotationRef/>
      </w:r>
      <w:r>
        <w:t>El texto que has añadido no tengo yo la certeza de que sea cierto y el argumento que he dado y quieres quitar es el único que creo que justifica no tener en cuenta ese juego. Podré aceptar el intercambio después de haber investigado sobre el juego y concluir que las mecánicas no son similares.</w:t>
      </w:r>
    </w:p>
  </w:comment>
  <w:comment w:id="38" w:author="Jesús Alonso Abad" w:date="2021-03-23T18:12:00Z" w:initials="JAA">
    <w:p w14:paraId="32B6A645" w14:textId="77777777" w:rsidR="00C3280B" w:rsidRDefault="00DA18D8">
      <w:r>
        <w:rPr>
          <w:sz w:val="20"/>
        </w:rPr>
        <w:t>A esta sección habrá que meterle tijera. Es probablemente demasiado extensa y técnicamente detallada como para incluirla en esta sección. Tal vez el análisis completo se pueda trasladar a un anexo, pero yo sería partidario de presentar aquí solo la visión general del análisis y los puntos relevantes (cosas a eliminar, cosas a conservar, y cosas a modificar, con sus respectivas justificaciones)</w:t>
      </w:r>
    </w:p>
  </w:comment>
  <w:comment w:id="39" w:author="marcos.romano@gmail.com" w:date="2021-03-24T12:11:00Z" w:initials="m">
    <w:p w14:paraId="3F13045B" w14:textId="1738DFC5" w:rsidR="00F01A9F" w:rsidRDefault="00F01A9F">
      <w:pPr>
        <w:pStyle w:val="Textocomentario"/>
      </w:pPr>
      <w:r>
        <w:rPr>
          <w:rStyle w:val="Refdecomentario"/>
        </w:rPr>
        <w:annotationRef/>
      </w:r>
      <w:r w:rsidR="00A14136">
        <w:t xml:space="preserve">Es cierto que es una sección muy extensa. Sin embargo, las conclusiones pueden resultar incomprensibles sin tener conocimiento de los elementos de </w:t>
      </w:r>
      <w:proofErr w:type="spellStart"/>
      <w:r w:rsidR="00A14136">
        <w:t>Plataformer</w:t>
      </w:r>
      <w:proofErr w:type="spellEnd"/>
      <w:r w:rsidR="00A14136">
        <w:t xml:space="preserve"> </w:t>
      </w:r>
      <w:proofErr w:type="spellStart"/>
      <w:r w:rsidR="00A14136">
        <w:t>Microgame</w:t>
      </w:r>
      <w:proofErr w:type="spellEnd"/>
      <w:r w:rsidR="00A14136">
        <w:t xml:space="preserve"> (sobre todo de la clase </w:t>
      </w:r>
      <w:proofErr w:type="spellStart"/>
      <w:r w:rsidR="00A14136">
        <w:t>Simulation</w:t>
      </w:r>
      <w:proofErr w:type="spellEnd"/>
      <w:r w:rsidR="00A14136">
        <w:t>).</w:t>
      </w:r>
      <w:r w:rsidR="00790FCF">
        <w:t xml:space="preserve"> Esto hace que me de reparo reducir el tamaño de esta sección.</w:t>
      </w:r>
    </w:p>
    <w:p w14:paraId="7344E234" w14:textId="1DC2BD07" w:rsidR="00A14136" w:rsidRDefault="00A14136">
      <w:pPr>
        <w:pStyle w:val="Textocomentario"/>
      </w:pPr>
      <w:r>
        <w:t>En cuanto al lenguaje técnico referente a Unity, se pretende explicar los elementos más importantes y utilizados de Unity porque se va a hacer referencia a ellos durante toda la memoria. La explicación se haría en el apartado de Conceptos Teóricos</w:t>
      </w:r>
      <w:r w:rsidR="00790FCF">
        <w:t xml:space="preserve"> y a esta sección se llegaría con esos elementos explicados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46331A" w15:done="1"/>
  <w15:commentEx w15:paraId="2314D61F" w15:done="0"/>
  <w15:commentEx w15:paraId="2623477C" w15:done="0"/>
  <w15:commentEx w15:paraId="7DBD0A92" w15:paraIdParent="2623477C" w15:done="0"/>
  <w15:commentEx w15:paraId="327A2E20" w15:done="0"/>
  <w15:commentEx w15:paraId="14483F72" w15:done="0"/>
  <w15:commentEx w15:paraId="7411A198" w15:paraIdParent="14483F72" w15:done="0"/>
  <w15:commentEx w15:paraId="32B6A645" w15:done="0"/>
  <w15:commentEx w15:paraId="7344E234" w15:paraIdParent="32B6A6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5A7E1" w16cex:dateUtc="2021-03-24T10:58:00Z"/>
  <w16cex:commentExtensible w16cex:durableId="2405A914" w16cex:dateUtc="2021-03-24T11:03:00Z"/>
  <w16cex:commentExtensible w16cex:durableId="2405A97F" w16cex:dateUtc="2021-03-24T11:05:00Z"/>
  <w16cex:commentExtensible w16cex:durableId="2405AB0C" w16cex:dateUtc="2021-03-24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46331A" w16cid:durableId="2405A695"/>
  <w16cid:commentId w16cid:paraId="2314D61F" w16cid:durableId="2405A7E1"/>
  <w16cid:commentId w16cid:paraId="2623477C" w16cid:durableId="2405A696"/>
  <w16cid:commentId w16cid:paraId="7DBD0A92" w16cid:durableId="2405A914"/>
  <w16cid:commentId w16cid:paraId="327A2E20" w16cid:durableId="2405A697"/>
  <w16cid:commentId w16cid:paraId="14483F72" w16cid:durableId="2405A698"/>
  <w16cid:commentId w16cid:paraId="7411A198" w16cid:durableId="2405A97F"/>
  <w16cid:commentId w16cid:paraId="32B6A645" w16cid:durableId="2405A699"/>
  <w16cid:commentId w16cid:paraId="7344E234" w16cid:durableId="2405AB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46433" w14:textId="77777777" w:rsidR="006C1924" w:rsidRDefault="006C1924">
      <w:pPr>
        <w:spacing w:after="0" w:line="240" w:lineRule="auto"/>
      </w:pPr>
      <w:r>
        <w:separator/>
      </w:r>
    </w:p>
  </w:endnote>
  <w:endnote w:type="continuationSeparator" w:id="0">
    <w:p w14:paraId="31433816" w14:textId="77777777" w:rsidR="006C1924" w:rsidRDefault="006C1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Liberation Sans">
    <w:altName w:val="Arial"/>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Sans">
    <w:charset w:val="00"/>
    <w:family w:val="swiss"/>
    <w:pitch w:val="variable"/>
    <w:sig w:usb0="00000003" w:usb1="00000000" w:usb2="00000000" w:usb3="00000000" w:csb0="00000001" w:csb1="00000000"/>
  </w:font>
  <w:font w:name="Droid Sans Fallback">
    <w:altName w:val="Segoe UI"/>
    <w:charset w:val="00"/>
    <w:family w:val="auto"/>
    <w:pitch w:val="variable"/>
  </w:font>
  <w:font w:name="DejaVu Sans Condensed">
    <w:altName w:val="Verdana"/>
    <w:charset w:val="00"/>
    <w:family w:val="auto"/>
    <w:pitch w:val="variable"/>
  </w:font>
  <w:font w:name="Droid Sans">
    <w:charset w:val="00"/>
    <w:family w:val="auto"/>
    <w:pitch w:val="variable"/>
  </w:font>
  <w:font w:name="Lohit Hindi">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41A65" w14:textId="77777777" w:rsidR="006C1924" w:rsidRDefault="006C1924">
      <w:r>
        <w:separator/>
      </w:r>
    </w:p>
  </w:footnote>
  <w:footnote w:type="continuationSeparator" w:id="0">
    <w:p w14:paraId="05B4E7BB" w14:textId="77777777" w:rsidR="006C1924" w:rsidRDefault="006C1924">
      <w:r>
        <w:continuationSeparator/>
      </w:r>
    </w:p>
  </w:footnote>
  <w:footnote w:id="1">
    <w:p w14:paraId="26AF8FDE" w14:textId="2B68EC7B" w:rsidR="00C3280B" w:rsidRDefault="00DA18D8">
      <w:pPr>
        <w:pStyle w:val="Textonotapie"/>
      </w:pPr>
      <w:r>
        <w:rPr>
          <w:rStyle w:val="FootnoteCharacters"/>
        </w:rPr>
        <w:footnoteRef/>
      </w:r>
      <w:r>
        <w:tab/>
      </w:r>
      <w:ins w:id="41" w:author="marcos.romano@gmail.com" w:date="2021-03-24T12:10:00Z">
        <w:r w:rsidR="00F01A9F">
          <w:fldChar w:fldCharType="begin"/>
        </w:r>
        <w:r w:rsidR="00F01A9F">
          <w:instrText xml:space="preserve"> HYPERLINK "https://assetstore.unity.com/packages/templates/platformer-microgame-151055?_ga=2.85524954.2125376078.1616431073-502923268.1612351479" \h </w:instrText>
        </w:r>
        <w:r w:rsidR="00F01A9F">
          <w:fldChar w:fldCharType="separate"/>
        </w:r>
        <w:r w:rsidR="00F01A9F">
          <w:rPr>
            <w:rStyle w:val="InternetLink"/>
          </w:rPr>
          <w:t>https://assetstore.unity.com/packages/templates/platformer-microgame-151055?_ga=2.85524954.2125376078.1616431073-502923268.1612351479</w:t>
        </w:r>
        <w:r w:rsidR="00F01A9F">
          <w:rPr>
            <w:rStyle w:val="InternetLink"/>
          </w:rPr>
          <w:fldChar w:fldCharType="end"/>
        </w:r>
      </w:ins>
      <w:del w:id="42" w:author="marcos.romano@gmail.com" w:date="2021-03-24T12:10:00Z">
        <w:r w:rsidDel="00F01A9F">
          <w:delText>Enlace a la web/recurso</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D2E31" w14:textId="77777777" w:rsidR="00C3280B" w:rsidRDefault="00C3280B">
    <w:pPr>
      <w:pStyle w:val="Standard"/>
    </w:pPr>
  </w:p>
  <w:p w14:paraId="3011C373" w14:textId="77777777" w:rsidR="00C3280B" w:rsidRDefault="00C328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0FD7647"/>
    <w:multiLevelType w:val="multilevel"/>
    <w:tmpl w:val="5950D5D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EF07B5"/>
    <w:multiLevelType w:val="multilevel"/>
    <w:tmpl w:val="D9DA281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os.romano@gmail.com">
    <w15:presenceInfo w15:providerId="Windows Live" w15:userId="1b55b723178d04d3"/>
  </w15:person>
  <w15:person w15:author=" ">
    <w15:presenceInfo w15:providerId="Windows Live" w15:userId="1b55b723178d04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80B"/>
    <w:rsid w:val="001228E3"/>
    <w:rsid w:val="00152A18"/>
    <w:rsid w:val="005A70E6"/>
    <w:rsid w:val="006C1924"/>
    <w:rsid w:val="006C2390"/>
    <w:rsid w:val="00700C42"/>
    <w:rsid w:val="00790FCF"/>
    <w:rsid w:val="00A14136"/>
    <w:rsid w:val="00BC53EB"/>
    <w:rsid w:val="00C3280B"/>
    <w:rsid w:val="00D30D42"/>
    <w:rsid w:val="00DA18D8"/>
    <w:rsid w:val="00F01A9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CF2C"/>
  <w15:docId w15:val="{58EADC55-8871-4DF0-9AAA-2AE3D08E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FD7666"/>
    <w:rPr>
      <w:rFonts w:asciiTheme="majorHAnsi" w:eastAsiaTheme="majorEastAsia" w:hAnsiTheme="majorHAnsi" w:cstheme="majorBidi"/>
      <w:spacing w:val="-10"/>
      <w:kern w:val="2"/>
      <w:sz w:val="56"/>
      <w:szCs w:val="56"/>
    </w:rPr>
  </w:style>
  <w:style w:type="character" w:customStyle="1" w:styleId="Ttulo1Car">
    <w:name w:val="Título 1 Car"/>
    <w:basedOn w:val="Fuentedeprrafopredeter"/>
    <w:link w:val="Ttulo1"/>
    <w:uiPriority w:val="9"/>
    <w:qFormat/>
    <w:rsid w:val="00FD7666"/>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qFormat/>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FD7666"/>
    <w:rPr>
      <w:rFonts w:asciiTheme="majorHAnsi" w:eastAsiaTheme="majorEastAsia" w:hAnsiTheme="majorHAnsi" w:cstheme="majorBidi"/>
      <w:color w:val="1F3763" w:themeColor="accent1" w:themeShade="7F"/>
      <w:sz w:val="24"/>
      <w:szCs w:val="24"/>
    </w:rPr>
  </w:style>
  <w:style w:type="character" w:customStyle="1" w:styleId="EncabezadoCar">
    <w:name w:val="Encabezado Car"/>
    <w:basedOn w:val="Fuentedeprrafopredeter"/>
    <w:link w:val="Encabezado"/>
    <w:uiPriority w:val="99"/>
    <w:qFormat/>
    <w:rsid w:val="00922F88"/>
  </w:style>
  <w:style w:type="character" w:customStyle="1" w:styleId="PiedepginaCar">
    <w:name w:val="Pie de página Car"/>
    <w:basedOn w:val="Fuentedeprrafopredeter"/>
    <w:link w:val="Piedepgina"/>
    <w:uiPriority w:val="99"/>
    <w:qFormat/>
    <w:rsid w:val="00922F88"/>
  </w:style>
  <w:style w:type="character" w:customStyle="1" w:styleId="UBugr">
    <w:name w:val="UBu_gr"/>
    <w:qFormat/>
    <w:rsid w:val="00922F88"/>
    <w:rPr>
      <w:sz w:val="40"/>
    </w:rPr>
  </w:style>
  <w:style w:type="character" w:customStyle="1" w:styleId="UBuCentro">
    <w:name w:val="UBu_Centro"/>
    <w:basedOn w:val="UBugr"/>
    <w:qFormat/>
    <w:rsid w:val="00922F88"/>
    <w:rPr>
      <w:rFonts w:ascii="Liberation Serif" w:hAnsi="Liberation Serif"/>
      <w:smallCaps/>
      <w:sz w:val="40"/>
    </w:rPr>
  </w:style>
  <w:style w:type="character" w:customStyle="1" w:styleId="UBuUniversidad">
    <w:name w:val="UBu_Universidad"/>
    <w:basedOn w:val="UBuCentro"/>
    <w:qFormat/>
    <w:rsid w:val="00922F88"/>
    <w:rPr>
      <w:rFonts w:ascii="Garamond" w:hAnsi="Garamond"/>
      <w:smallCaps/>
      <w:sz w:val="40"/>
    </w:rPr>
  </w:style>
  <w:style w:type="character" w:customStyle="1" w:styleId="ingls">
    <w:name w:val="inglés"/>
    <w:qFormat/>
    <w:rsid w:val="00922F88"/>
    <w:rPr>
      <w:i/>
      <w:sz w:val="21"/>
      <w:lang w:val="en-US"/>
    </w:rPr>
  </w:style>
  <w:style w:type="character" w:styleId="Mencinsinresolver">
    <w:name w:val="Unresolved Mention"/>
    <w:basedOn w:val="Fuentedeprrafopredeter"/>
    <w:uiPriority w:val="99"/>
    <w:semiHidden/>
    <w:unhideWhenUsed/>
    <w:qFormat/>
    <w:rsid w:val="003F0C9D"/>
    <w:rPr>
      <w:color w:val="605E5C"/>
      <w:shd w:val="clear" w:color="auto" w:fill="E1DFDD"/>
    </w:rPr>
  </w:style>
  <w:style w:type="character" w:styleId="Hipervnculovisitado">
    <w:name w:val="FollowedHyperlink"/>
    <w:basedOn w:val="Fuentedeprrafopredeter"/>
    <w:uiPriority w:val="99"/>
    <w:semiHidden/>
    <w:unhideWhenUsed/>
    <w:qFormat/>
    <w:rsid w:val="003F0C9D"/>
    <w:rPr>
      <w:color w:val="954F72" w:themeColor="followed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oindependiente"/>
    <w:qFormat/>
    <w:pPr>
      <w:keepNext/>
      <w:spacing w:before="240" w:after="120"/>
    </w:pPr>
    <w:rPr>
      <w:rFonts w:ascii="Liberation Sans" w:eastAsia="MS Gothic"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
      <w:sz w:val="56"/>
      <w:szCs w:val="56"/>
    </w:rPr>
  </w:style>
  <w:style w:type="paragraph" w:styleId="TtuloTDC">
    <w:name w:val="TOC Heading"/>
    <w:basedOn w:val="Ttulo1"/>
    <w:next w:val="Normal"/>
    <w:uiPriority w:val="39"/>
    <w:unhideWhenUsed/>
    <w:qFormat/>
    <w:rsid w:val="00FD7666"/>
    <w:rPr>
      <w:lang w:eastAsia="es-ES"/>
    </w:rPr>
  </w:style>
  <w:style w:type="paragraph" w:styleId="TDC1">
    <w:name w:val="toc 1"/>
    <w:basedOn w:val="Normal"/>
    <w:next w:val="Normal"/>
    <w:autoRedefine/>
    <w:uiPriority w:val="39"/>
    <w:unhideWhenUsed/>
    <w:rsid w:val="00FD7666"/>
    <w:pPr>
      <w:spacing w:after="100"/>
    </w:p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paragraph" w:customStyle="1" w:styleId="Standard">
    <w:name w:val="Standard"/>
    <w:qFormat/>
    <w:rsid w:val="00922F88"/>
    <w:pPr>
      <w:widowControl w:val="0"/>
      <w:suppressAutoHyphens/>
      <w:textAlignment w:val="baseline"/>
    </w:pPr>
    <w:rPr>
      <w:rFonts w:ascii="Times New Roman" w:eastAsia="Droid Sans Fallback" w:hAnsi="Times New Roman" w:cs="DejaVu Sans Condensed"/>
      <w:kern w:val="2"/>
      <w:sz w:val="24"/>
      <w:szCs w:val="24"/>
      <w:lang w:eastAsia="zh-CN" w:bidi="hi-IN"/>
    </w:rPr>
  </w:style>
  <w:style w:type="paragraph" w:customStyle="1" w:styleId="TableContents">
    <w:name w:val="Table Contents"/>
    <w:basedOn w:val="Standard"/>
    <w:qFormat/>
    <w:rsid w:val="00922F88"/>
    <w:pPr>
      <w:suppressLineNumbers/>
    </w:pPr>
    <w:rPr>
      <w:sz w:val="21"/>
    </w:rPr>
  </w:style>
  <w:style w:type="paragraph" w:customStyle="1" w:styleId="UBuAutoriza">
    <w:name w:val="UBu_Autoriza"/>
    <w:basedOn w:val="Standard"/>
    <w:qFormat/>
    <w:rsid w:val="00922F88"/>
  </w:style>
  <w:style w:type="paragraph" w:customStyle="1" w:styleId="UBuPiePortada">
    <w:name w:val="UBu_Pie_Portada"/>
    <w:basedOn w:val="Piedepgina"/>
    <w:qFormat/>
    <w:rsid w:val="00922F88"/>
    <w:pPr>
      <w:widowControl w:val="0"/>
      <w:suppressLineNumbers/>
      <w:tabs>
        <w:tab w:val="clear" w:pos="4252"/>
        <w:tab w:val="clear" w:pos="8504"/>
        <w:tab w:val="center" w:pos="4819"/>
        <w:tab w:val="right" w:pos="9638"/>
      </w:tabs>
      <w:suppressAutoHyphens/>
      <w:jc w:val="center"/>
      <w:textAlignment w:val="baseline"/>
    </w:pPr>
    <w:rPr>
      <w:rFonts w:ascii="Times New Roman" w:eastAsia="Droid Sans Fallback" w:hAnsi="Times New Roman" w:cs="DejaVu Sans Condensed"/>
      <w:kern w:val="2"/>
      <w:sz w:val="40"/>
      <w:szCs w:val="24"/>
      <w:lang w:eastAsia="zh-CN" w:bidi="hi-IN"/>
    </w:rPr>
  </w:style>
  <w:style w:type="paragraph" w:customStyle="1" w:styleId="Abstract">
    <w:name w:val="Abstract"/>
    <w:basedOn w:val="Normal"/>
    <w:qFormat/>
    <w:rsid w:val="00922F88"/>
    <w:pPr>
      <w:widowControl w:val="0"/>
      <w:suppressAutoHyphens/>
      <w:spacing w:after="0" w:line="240" w:lineRule="auto"/>
      <w:ind w:firstLine="283"/>
      <w:textAlignment w:val="baseline"/>
    </w:pPr>
    <w:rPr>
      <w:rFonts w:ascii="Liberation Serif" w:eastAsia="Droid Sans" w:hAnsi="Liberation Serif" w:cs="Lohit Hindi"/>
      <w:i/>
      <w:kern w:val="2"/>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qFormat/>
    <w:rsid w:val="00F71963"/>
    <w:pPr>
      <w:widowControl w:val="0"/>
      <w:suppressAutoHyphens/>
      <w:spacing w:after="0" w:line="240" w:lineRule="auto"/>
      <w:ind w:firstLine="283"/>
      <w:textAlignment w:val="baseline"/>
    </w:pPr>
    <w:rPr>
      <w:rFonts w:ascii="Liberation Serif" w:eastAsia="Droid Sans" w:hAnsi="Liberation Serif" w:cs="Lohit Hindi"/>
      <w:kern w:val="2"/>
      <w:sz w:val="24"/>
      <w:szCs w:val="24"/>
      <w:lang w:eastAsia="zh-CN" w:bidi="hi-IN"/>
    </w:rPr>
  </w:style>
  <w:style w:type="paragraph" w:styleId="Prrafodelista">
    <w:name w:val="List Paragraph"/>
    <w:basedOn w:val="Normal"/>
    <w:uiPriority w:val="34"/>
    <w:qFormat/>
    <w:rsid w:val="003F0C9D"/>
    <w:pPr>
      <w:ind w:left="720"/>
      <w:contextualSpacing/>
    </w:pPr>
  </w:style>
  <w:style w:type="paragraph" w:customStyle="1" w:styleId="Default">
    <w:name w:val="Default"/>
    <w:qFormat/>
    <w:rsid w:val="00483CDD"/>
    <w:rPr>
      <w:rFonts w:ascii="Calibri" w:eastAsia="Calibri" w:hAnsi="Calibri" w:cs="Calibri"/>
      <w:color w:val="000000"/>
      <w:sz w:val="24"/>
      <w:szCs w:val="24"/>
    </w:r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D30D42"/>
    <w:rPr>
      <w:b/>
      <w:bCs/>
    </w:rPr>
  </w:style>
  <w:style w:type="character" w:customStyle="1" w:styleId="AsuntodelcomentarioCar">
    <w:name w:val="Asunto del comentario Car"/>
    <w:basedOn w:val="TextocomentarioCar"/>
    <w:link w:val="Asuntodelcomentario"/>
    <w:uiPriority w:val="99"/>
    <w:semiHidden/>
    <w:rsid w:val="00D30D42"/>
    <w:rPr>
      <w:b/>
      <w:bCs/>
      <w:sz w:val="20"/>
      <w:szCs w:val="20"/>
    </w:rPr>
  </w:style>
  <w:style w:type="character" w:styleId="Hipervnculo">
    <w:name w:val="Hyperlink"/>
    <w:basedOn w:val="Fuentedeprrafopredeter"/>
    <w:uiPriority w:val="99"/>
    <w:unhideWhenUsed/>
    <w:rsid w:val="00BC53EB"/>
    <w:rPr>
      <w:color w:val="0563C1" w:themeColor="hyperlink"/>
      <w:u w:val="single"/>
    </w:rPr>
  </w:style>
  <w:style w:type="paragraph" w:styleId="TDC3">
    <w:name w:val="toc 3"/>
    <w:basedOn w:val="Normal"/>
    <w:next w:val="Normal"/>
    <w:autoRedefine/>
    <w:uiPriority w:val="39"/>
    <w:unhideWhenUsed/>
    <w:rsid w:val="00152A18"/>
    <w:pPr>
      <w:spacing w:after="100"/>
      <w:ind w:left="440"/>
    </w:pPr>
  </w:style>
  <w:style w:type="paragraph" w:styleId="Tabladeilustraciones">
    <w:name w:val="table of figures"/>
    <w:basedOn w:val="Normal"/>
    <w:next w:val="Normal"/>
    <w:uiPriority w:val="99"/>
    <w:unhideWhenUsed/>
    <w:rsid w:val="00152A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24</Pages>
  <Words>5262</Words>
  <Characters>28942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dc:description/>
  <cp:lastModifiedBy> </cp:lastModifiedBy>
  <cp:revision>68</cp:revision>
  <dcterms:created xsi:type="dcterms:W3CDTF">2021-03-19T17:16:00Z</dcterms:created>
  <dcterms:modified xsi:type="dcterms:W3CDTF">2021-03-27T17:37:00Z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