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CellMar>
          <w:top w:w="55" w:type="dxa"/>
          <w:left w:w="55" w:type="dxa"/>
          <w:bottom w:w="55" w:type="dxa"/>
          <w:right w:w="55" w:type="dxa"/>
        </w:tblCellMar>
        <w:tblLook w:val="04A0" w:firstRow="1" w:lastRow="0" w:firstColumn="1" w:lastColumn="0" w:noHBand="0" w:noVBand="1"/>
      </w:tblPr>
      <w:tblGrid>
        <w:gridCol w:w="1182"/>
        <w:gridCol w:w="5419"/>
        <w:gridCol w:w="1836"/>
      </w:tblGrid>
      <w:tr w:rsidR="00C3280B" w14:paraId="121C630C" w14:textId="77777777">
        <w:tc>
          <w:tcPr>
            <w:tcW w:w="1182" w:type="dxa"/>
            <w:shd w:val="clear" w:color="auto" w:fill="auto"/>
          </w:tcPr>
          <w:p w14:paraId="49DF2BB4" w14:textId="77777777" w:rsidR="00C3280B" w:rsidRDefault="00DA18D8">
            <w:pPr>
              <w:pStyle w:val="TableContents"/>
            </w:pPr>
            <w:r>
              <w:rPr>
                <w:noProof/>
              </w:rPr>
              <w:drawing>
                <wp:inline distT="0" distB="0" distL="0" distR="0" wp14:anchorId="2A56E39E" wp14:editId="6266F399">
                  <wp:extent cx="648335" cy="1080135"/>
                  <wp:effectExtent l="0" t="0" r="0" b="0"/>
                  <wp:docPr id="1" name="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2"/>
                          <pic:cNvPicPr>
                            <a:picLocks noChangeAspect="1" noChangeArrowheads="1"/>
                          </pic:cNvPicPr>
                        </pic:nvPicPr>
                        <pic:blipFill>
                          <a:blip r:embed="rId8"/>
                          <a:stretch>
                            <a:fillRect/>
                          </a:stretch>
                        </pic:blipFill>
                        <pic:spPr bwMode="auto">
                          <a:xfrm>
                            <a:off x="0" y="0"/>
                            <a:ext cx="648335" cy="1080135"/>
                          </a:xfrm>
                          <a:prstGeom prst="rect">
                            <a:avLst/>
                          </a:prstGeom>
                        </pic:spPr>
                      </pic:pic>
                    </a:graphicData>
                  </a:graphic>
                </wp:inline>
              </w:drawing>
            </w:r>
          </w:p>
        </w:tc>
        <w:tc>
          <w:tcPr>
            <w:tcW w:w="5419" w:type="dxa"/>
            <w:shd w:val="clear" w:color="auto" w:fill="auto"/>
          </w:tcPr>
          <w:p w14:paraId="119C82B8" w14:textId="77777777" w:rsidR="00C3280B" w:rsidRDefault="00DA18D8">
            <w:pPr>
              <w:pStyle w:val="TableContents"/>
            </w:pPr>
            <w:r>
              <w:rPr>
                <w:rStyle w:val="UBuUniversidad"/>
              </w:rPr>
              <w:t>Universidad de Burgos</w:t>
            </w:r>
          </w:p>
          <w:p w14:paraId="3C4F76A7" w14:textId="77777777" w:rsidR="00C3280B" w:rsidRDefault="00DA18D8">
            <w:pPr>
              <w:pStyle w:val="TableContents"/>
            </w:pPr>
            <w:r>
              <w:rPr>
                <w:rStyle w:val="UBuCentro"/>
              </w:rPr>
              <w:t>Escuela Politécnica Superior</w:t>
            </w:r>
          </w:p>
          <w:p w14:paraId="4F87CC25" w14:textId="77777777" w:rsidR="00C3280B" w:rsidRDefault="00DA18D8">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6" w:type="dxa"/>
            <w:shd w:val="clear" w:color="auto" w:fill="auto"/>
          </w:tcPr>
          <w:p w14:paraId="27AF7B5D" w14:textId="77777777" w:rsidR="00C3280B" w:rsidRDefault="00DA18D8">
            <w:pPr>
              <w:pStyle w:val="TableContents"/>
              <w:jc w:val="right"/>
            </w:pPr>
            <w:r>
              <w:rPr>
                <w:noProof/>
              </w:rPr>
              <w:drawing>
                <wp:inline distT="0" distB="0" distL="0" distR="0" wp14:anchorId="229C0E33" wp14:editId="57D9774B">
                  <wp:extent cx="832485" cy="1079500"/>
                  <wp:effectExtent l="0" t="0" r="0" b="0"/>
                  <wp:docPr id="2"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s1"/>
                          <pic:cNvPicPr>
                            <a:picLocks noChangeAspect="1" noChangeArrowheads="1"/>
                          </pic:cNvPicPr>
                        </pic:nvPicPr>
                        <pic:blipFill>
                          <a:blip r:embed="rId9"/>
                          <a:stretch>
                            <a:fillRect/>
                          </a:stretch>
                        </pic:blipFill>
                        <pic:spPr bwMode="auto">
                          <a:xfrm>
                            <a:off x="0" y="0"/>
                            <a:ext cx="832485" cy="1079500"/>
                          </a:xfrm>
                          <a:prstGeom prst="rect">
                            <a:avLst/>
                          </a:prstGeom>
                        </pic:spPr>
                      </pic:pic>
                    </a:graphicData>
                  </a:graphic>
                </wp:inline>
              </w:drawing>
            </w:r>
          </w:p>
        </w:tc>
      </w:tr>
    </w:tbl>
    <w:p w14:paraId="6610890A" w14:textId="77777777" w:rsidR="00C3280B" w:rsidRDefault="00DA18D8">
      <w:pPr>
        <w:pStyle w:val="Standard"/>
      </w:pPr>
      <w:r>
        <w:br w:type="page"/>
      </w:r>
    </w:p>
    <w:p w14:paraId="236641FD" w14:textId="77777777" w:rsidR="00C3280B" w:rsidRDefault="00DA18D8">
      <w:r>
        <w:rPr>
          <w:noProof/>
        </w:rPr>
        <w:lastRenderedPageBreak/>
        <mc:AlternateContent>
          <mc:Choice Requires="wps">
            <w:drawing>
              <wp:anchor distT="0" distB="0" distL="114300" distR="114300" simplePos="0" relativeHeight="2" behindDoc="0" locked="0" layoutInCell="1" allowOverlap="1" wp14:anchorId="4CC25E00" wp14:editId="579CF31A">
                <wp:simplePos x="0" y="0"/>
                <wp:positionH relativeFrom="column">
                  <wp:align>center</wp:align>
                </wp:positionH>
                <wp:positionV relativeFrom="margin">
                  <wp:align>center</wp:align>
                </wp:positionV>
                <wp:extent cx="4680585" cy="4205605"/>
                <wp:effectExtent l="0" t="0" r="0" b="0"/>
                <wp:wrapSquare wrapText="bothSides"/>
                <wp:docPr id="3" name="Marco3"/>
                <wp:cNvGraphicFramePr/>
                <a:graphic xmlns:a="http://schemas.openxmlformats.org/drawingml/2006/main">
                  <a:graphicData uri="http://schemas.microsoft.com/office/word/2010/wordprocessingShape">
                    <wps:wsp>
                      <wps:cNvSpPr/>
                      <wps:spPr>
                        <a:xfrm>
                          <a:off x="0" y="0"/>
                          <a:ext cx="4680000" cy="4204800"/>
                        </a:xfrm>
                        <a:prstGeom prst="rect">
                          <a:avLst/>
                        </a:prstGeom>
                        <a:noFill/>
                        <a:ln>
                          <a:noFill/>
                        </a:ln>
                      </wps:spPr>
                      <wps:style>
                        <a:lnRef idx="0">
                          <a:scrgbClr r="0" g="0" b="0"/>
                        </a:lnRef>
                        <a:fillRef idx="0">
                          <a:scrgbClr r="0" g="0" b="0"/>
                        </a:fillRef>
                        <a:effectRef idx="0">
                          <a:scrgbClr r="0" g="0" b="0"/>
                        </a:effectRef>
                        <a:fontRef idx="minor"/>
                      </wps:style>
                      <wps:txbx>
                        <w:txbxContent>
                          <w:p w14:paraId="00939C07" w14:textId="77777777" w:rsidR="00C3280B" w:rsidRDefault="00DA18D8">
                            <w:pPr>
                              <w:pStyle w:val="UBuAutoriza"/>
                            </w:pPr>
                            <w:r>
                              <w:rPr>
                                <w:rStyle w:val="UBugr"/>
                                <w:sz w:val="32"/>
                                <w:szCs w:val="32"/>
                              </w:rPr>
                              <w:t xml:space="preserve">D. </w:t>
                            </w: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39D55CA9" w14:textId="77777777" w:rsidR="00C3280B" w:rsidRDefault="00C3280B">
                            <w:pPr>
                              <w:pStyle w:val="UBuAutoriza"/>
                            </w:pPr>
                          </w:p>
                          <w:p w14:paraId="49508800" w14:textId="77777777" w:rsidR="00C3280B" w:rsidRDefault="00DA18D8">
                            <w:pPr>
                              <w:pStyle w:val="UBuAutoriza"/>
                            </w:pPr>
                            <w:r>
                              <w:rPr>
                                <w:rStyle w:val="UBugr"/>
                                <w:sz w:val="32"/>
                                <w:szCs w:val="32"/>
                              </w:rPr>
                              <w:t>Expone:</w:t>
                            </w:r>
                          </w:p>
                          <w:p w14:paraId="317E4DAE" w14:textId="77777777" w:rsidR="00C3280B" w:rsidRDefault="00C3280B">
                            <w:pPr>
                              <w:pStyle w:val="UBuAutoriza"/>
                            </w:pPr>
                          </w:p>
                          <w:p w14:paraId="5576D258" w14:textId="77777777" w:rsidR="00C3280B" w:rsidRDefault="00DA18D8">
                            <w:pPr>
                              <w:pStyle w:val="UBuAutoriza"/>
                            </w:pPr>
                            <w:r>
                              <w:rPr>
                                <w:rStyle w:val="UBugr"/>
                                <w:sz w:val="32"/>
                                <w:szCs w:val="32"/>
                              </w:rPr>
                              <w:t xml:space="preserve">Que el alumno D. C P.A., con DNI &lt;...&gt;, ha realizado el </w:t>
                            </w:r>
                            <w:r>
                              <w:rPr>
                                <w:rStyle w:val="UBugr"/>
                                <w:sz w:val="32"/>
                                <w:szCs w:val="32"/>
                              </w:rPr>
                              <w:fldChar w:fldCharType="begin"/>
                            </w:r>
                            <w:r>
                              <w:rPr>
                                <w:rStyle w:val="UBugr"/>
                                <w:sz w:val="32"/>
                                <w:szCs w:val="32"/>
                              </w:rPr>
                              <w:instrText>SUBJECT</w:instrTex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TITLE</w:instrText>
                            </w:r>
                            <w:r>
                              <w:rPr>
                                <w:rStyle w:val="UBugr"/>
                                <w:sz w:val="32"/>
                                <w:szCs w:val="32"/>
                              </w:rPr>
                              <w:fldChar w:fldCharType="end"/>
                            </w:r>
                            <w:r>
                              <w:rPr>
                                <w:rStyle w:val="UBugr"/>
                                <w:sz w:val="32"/>
                                <w:szCs w:val="32"/>
                              </w:rPr>
                              <w:t>.</w:t>
                            </w:r>
                          </w:p>
                          <w:p w14:paraId="4A705468" w14:textId="77777777" w:rsidR="00C3280B" w:rsidRDefault="00C3280B">
                            <w:pPr>
                              <w:pStyle w:val="UBuAutoriza"/>
                            </w:pPr>
                          </w:p>
                          <w:p w14:paraId="5262FCD6" w14:textId="77777777" w:rsidR="00C3280B" w:rsidRDefault="00DA18D8">
                            <w:pPr>
                              <w:pStyle w:val="UBuAutoriza"/>
                            </w:pPr>
                            <w:r>
                              <w:rPr>
                                <w:rStyle w:val="UBugr"/>
                                <w:sz w:val="32"/>
                                <w:szCs w:val="32"/>
                              </w:rPr>
                              <w:t>y que dicho trabajo ha sido realizado por el alumno bajo la dirección del que suscribe, en virtud de lo cual, Se autoriza su presentación y defensa.</w:t>
                            </w:r>
                          </w:p>
                          <w:p w14:paraId="3A8A7C87" w14:textId="77777777" w:rsidR="00C3280B" w:rsidRDefault="00C3280B">
                            <w:pPr>
                              <w:pStyle w:val="UBuAutoriza"/>
                            </w:pPr>
                          </w:p>
                          <w:p w14:paraId="6DD81843" w14:textId="77777777" w:rsidR="00C3280B" w:rsidRDefault="00DA18D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1627BEA6" w14:textId="77777777" w:rsidR="00C3280B" w:rsidRDefault="00C3280B">
                            <w:pPr>
                              <w:pStyle w:val="UBuPiePortada"/>
                            </w:pPr>
                          </w:p>
                          <w:p w14:paraId="0DC9A6F9" w14:textId="77777777" w:rsidR="00C3280B" w:rsidRDefault="00C3280B">
                            <w:pPr>
                              <w:pStyle w:val="UBuPiePortada"/>
                            </w:pPr>
                          </w:p>
                          <w:p w14:paraId="0C174892" w14:textId="77777777" w:rsidR="00C3280B" w:rsidRDefault="00C3280B">
                            <w:pPr>
                              <w:pStyle w:val="UBuPiePortada"/>
                            </w:pPr>
                          </w:p>
                          <w:p w14:paraId="7447BFA9" w14:textId="77777777" w:rsidR="00C3280B" w:rsidRDefault="00C3280B">
                            <w:pPr>
                              <w:pStyle w:val="UBuPiePortada"/>
                            </w:pPr>
                          </w:p>
                          <w:p w14:paraId="7F90A031" w14:textId="77777777" w:rsidR="00C3280B" w:rsidRDefault="00DA18D8">
                            <w:pPr>
                              <w:pStyle w:val="UBuPiePortada"/>
                            </w:pPr>
                            <w:r>
                              <w:rPr>
                                <w:rStyle w:val="UBugr"/>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lIns="0" tIns="0" rIns="0" bIns="0">
                        <a:spAutoFit/>
                      </wps:bodyPr>
                    </wps:wsp>
                  </a:graphicData>
                </a:graphic>
              </wp:anchor>
            </w:drawing>
          </mc:Choice>
          <mc:Fallback>
            <w:pict>
              <v:rect id="shape_0" ID="Marco3" stroked="f" style="position:absolute;margin-left:28.35pt;margin-top:343pt;width:368.45pt;height:331.05pt;mso-position-horizontal:center;mso-position-vertical:center;mso-position-vertical-relative:margin" wp14:anchorId="3F632959">
                <w10:wrap type="square"/>
                <v:fill o:detectmouseclick="t" on="false"/>
                <v:stroke color="#3465a4" joinstyle="round" endcap="flat"/>
                <v:textbox>
                  <w:txbxContent>
                    <w:p>
                      <w:pPr>
                        <w:pStyle w:val="UBuAutoriza"/>
                        <w:rPr/>
                      </w:pPr>
                      <w:r>
                        <w:rPr>
                          <w:rStyle w:val="UBugr"/>
                          <w:sz w:val="32"/>
                          <w:szCs w:val="32"/>
                        </w:rPr>
                        <w:t xml:space="preserve">D. </w:t>
                      </w: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pPr>
                        <w:pStyle w:val="UBuAutoriza"/>
                        <w:rPr/>
                      </w:pPr>
                      <w:r>
                        <w:rPr/>
                      </w:r>
                    </w:p>
                    <w:p>
                      <w:pPr>
                        <w:pStyle w:val="UBuAutoriza"/>
                        <w:rPr/>
                      </w:pPr>
                      <w:r>
                        <w:rPr>
                          <w:rStyle w:val="UBugr"/>
                          <w:sz w:val="32"/>
                          <w:szCs w:val="32"/>
                        </w:rPr>
                        <w:t>Expone:</w:t>
                      </w:r>
                    </w:p>
                    <w:p>
                      <w:pPr>
                        <w:pStyle w:val="UBuAutoriza"/>
                        <w:rPr/>
                      </w:pPr>
                      <w:r>
                        <w:rPr/>
                      </w:r>
                    </w:p>
                    <w:p>
                      <w:pPr>
                        <w:pStyle w:val="UBuAutoriza"/>
                        <w:rPr/>
                      </w:pPr>
                      <w:r>
                        <w:rPr>
                          <w:rStyle w:val="UBugr"/>
                          <w:sz w:val="32"/>
                          <w:szCs w:val="32"/>
                        </w:rPr>
                        <w:t xml:space="preserve">Que el alumno D. C P.A., con DNI &lt;...&gt;, ha realizado el </w:t>
                      </w:r>
                      <w:r>
                        <w:rPr>
                          <w:rStyle w:val="UBugr"/>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sz w:val="32"/>
                          <w:szCs w:val="32"/>
                        </w:rPr>
                        <w:t>.</w:t>
                      </w:r>
                    </w:p>
                    <w:p>
                      <w:pPr>
                        <w:pStyle w:val="UBuAutoriza"/>
                        <w:rPr/>
                      </w:pPr>
                      <w:r>
                        <w:rPr/>
                      </w:r>
                    </w:p>
                    <w:p>
                      <w:pPr>
                        <w:pStyle w:val="UBuAutoriza"/>
                        <w:rPr/>
                      </w:pPr>
                      <w:r>
                        <w:rPr>
                          <w:rStyle w:val="UBugr"/>
                          <w:sz w:val="32"/>
                          <w:szCs w:val="32"/>
                        </w:rPr>
                        <w:t>y que dicho trabajo ha sido realizado por el alumno bajo la dirección del que suscribe, en virtud de lo cual, Se autoriza su presentación y defensa.</w:t>
                      </w:r>
                    </w:p>
                    <w:p>
                      <w:pPr>
                        <w:pStyle w:val="UBuAutoriza"/>
                        <w:rPr/>
                      </w:pPr>
                      <w:r>
                        <w:rPr/>
                      </w:r>
                    </w:p>
                    <w:p>
                      <w:pPr>
                        <w:pStyle w:val="UBuPiePortada"/>
                        <w:rPr/>
                      </w:pPr>
                      <w:r>
                        <w:rPr>
                          <w:rStyle w:val="UBugr"/>
                          <w:sz w:val="32"/>
                          <w:szCs w:val="32"/>
                        </w:rPr>
                        <w:t xml:space="preserve">En Burgos a    de </w:t>
                      </w:r>
                      <w:r>
                        <w:rPr>
                          <w:rStyle w:val="UBugr"/>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pPr>
                      <w:r>
                        <w:rPr/>
                      </w:r>
                    </w:p>
                    <w:p>
                      <w:pPr>
                        <w:pStyle w:val="UBuPiePortada"/>
                        <w:rPr/>
                      </w:pPr>
                      <w:r>
                        <w:rPr/>
                      </w:r>
                    </w:p>
                    <w:p>
                      <w:pPr>
                        <w:pStyle w:val="UBuPiePortada"/>
                        <w:rPr/>
                      </w:pPr>
                      <w:r>
                        <w:rPr/>
                      </w:r>
                    </w:p>
                    <w:p>
                      <w:pPr>
                        <w:pStyle w:val="UBuPiePortada"/>
                        <w:rPr/>
                      </w:pPr>
                      <w:r>
                        <w:rPr/>
                      </w:r>
                    </w:p>
                    <w:p>
                      <w:pPr>
                        <w:pStyle w:val="UBuPiePortada"/>
                        <w:rPr/>
                      </w:pPr>
                      <w:r>
                        <w:rPr>
                          <w:rStyle w:val="UBugr"/>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v:rect>
            </w:pict>
          </mc:Fallback>
        </mc:AlternateContent>
      </w:r>
    </w:p>
    <w:p w14:paraId="24FE5C55" w14:textId="77777777" w:rsidR="00C3280B" w:rsidRDefault="00DA18D8">
      <w:r>
        <w:br w:type="page"/>
      </w:r>
    </w:p>
    <w:p w14:paraId="4D28DF0D" w14:textId="77777777" w:rsidR="00C3280B" w:rsidRDefault="00C3280B"/>
    <w:p w14:paraId="3401DC13" w14:textId="77777777" w:rsidR="00C3280B" w:rsidRDefault="00DA18D8">
      <w:pPr>
        <w:pStyle w:val="Standard"/>
        <w:spacing w:before="227" w:after="113"/>
        <w:jc w:val="center"/>
        <w:rPr>
          <w:b/>
          <w:bCs/>
        </w:rPr>
      </w:pPr>
      <w:r>
        <w:rPr>
          <w:b/>
          <w:bCs/>
        </w:rPr>
        <w:t>Resumen</w:t>
      </w:r>
    </w:p>
    <w:p w14:paraId="4664A363" w14:textId="77777777" w:rsidR="00C3280B" w:rsidRDefault="00DA18D8">
      <w:pPr>
        <w:jc w:val="center"/>
        <w:rPr>
          <w:rFonts w:ascii="Liberation Serif" w:eastAsia="Droid Sans" w:hAnsi="Liberation Serif" w:cs="Lohit Hindi"/>
          <w:kern w:val="2"/>
          <w:sz w:val="21"/>
          <w:szCs w:val="24"/>
          <w:lang w:eastAsia="zh-CN" w:bidi="hi-IN"/>
        </w:rPr>
      </w:pPr>
      <w:r>
        <w:rPr>
          <w:rFonts w:ascii="Liberation Serif" w:eastAsia="Droid Sans" w:hAnsi="Liberation Serif" w:cs="Lohit Hindi"/>
          <w:kern w:val="2"/>
          <w:sz w:val="21"/>
          <w:szCs w:val="24"/>
          <w:lang w:eastAsia="zh-CN" w:bidi="hi-IN"/>
        </w:rPr>
        <w:t>La intención de este trabajo va a ser el desarrollo de un videojuego de plataformas 2D con el motor gráfico Unity y el lenguaje de programación C#.</w:t>
      </w:r>
    </w:p>
    <w:p w14:paraId="1DDCE8AE" w14:textId="77777777" w:rsidR="00C3280B" w:rsidRDefault="00DA18D8">
      <w:pPr>
        <w:pStyle w:val="Standard"/>
        <w:spacing w:before="227" w:after="113"/>
        <w:jc w:val="center"/>
        <w:rPr>
          <w:rFonts w:ascii="Liberation Serif" w:eastAsia="Droid Sans" w:hAnsi="Liberation Serif" w:cs="Lohit Hindi"/>
          <w:sz w:val="21"/>
        </w:rPr>
      </w:pPr>
      <w:r>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3ED71B46" w14:textId="77777777" w:rsidR="00C3280B" w:rsidRDefault="00C3280B">
      <w:pPr>
        <w:jc w:val="center"/>
      </w:pPr>
    </w:p>
    <w:p w14:paraId="5D3E31E2" w14:textId="77777777" w:rsidR="00C3280B" w:rsidRDefault="00DA18D8">
      <w:pPr>
        <w:pStyle w:val="Standard"/>
        <w:spacing w:before="227" w:after="113"/>
        <w:jc w:val="center"/>
        <w:rPr>
          <w:b/>
          <w:bCs/>
        </w:rPr>
      </w:pPr>
      <w:r>
        <w:rPr>
          <w:b/>
          <w:bCs/>
        </w:rPr>
        <w:t>Descriptores</w:t>
      </w:r>
    </w:p>
    <w:p w14:paraId="360C82B2" w14:textId="77777777" w:rsidR="00C3280B" w:rsidRDefault="00DA18D8">
      <w:pPr>
        <w:pStyle w:val="Abstract"/>
        <w:jc w:val="center"/>
        <w:rPr>
          <w:rStyle w:val="ingls"/>
        </w:rPr>
      </w:pPr>
      <w:proofErr w:type="spellStart"/>
      <w:r>
        <w:rPr>
          <w:rStyle w:val="ingls"/>
        </w:rPr>
        <w:t>Videojuegos</w:t>
      </w:r>
      <w:proofErr w:type="spellEnd"/>
      <w:r>
        <w:rPr>
          <w:rStyle w:val="ingls"/>
        </w:rPr>
        <w:t xml:space="preserve">, </w:t>
      </w:r>
      <w:proofErr w:type="spellStart"/>
      <w:r>
        <w:rPr>
          <w:rStyle w:val="ingls"/>
        </w:rPr>
        <w:t>plataformas</w:t>
      </w:r>
      <w:proofErr w:type="spellEnd"/>
      <w:r>
        <w:rPr>
          <w:rStyle w:val="ingls"/>
        </w:rPr>
        <w:t xml:space="preserve"> 2D, Unity, C#</w:t>
      </w:r>
    </w:p>
    <w:p w14:paraId="18FEA71B" w14:textId="77777777" w:rsidR="00C3280B" w:rsidRDefault="00DA18D8">
      <w:r>
        <w:br w:type="page"/>
      </w:r>
    </w:p>
    <w:p w14:paraId="7C5D7260" w14:textId="77777777" w:rsidR="00C3280B" w:rsidRDefault="00DA18D8">
      <w:pPr>
        <w:jc w:val="center"/>
        <w:rPr>
          <w:b/>
          <w:bCs/>
        </w:rPr>
      </w:pPr>
      <w:proofErr w:type="spellStart"/>
      <w:r>
        <w:rPr>
          <w:b/>
          <w:bCs/>
        </w:rPr>
        <w:lastRenderedPageBreak/>
        <w:t>Abstract</w:t>
      </w:r>
      <w:proofErr w:type="spellEnd"/>
    </w:p>
    <w:p w14:paraId="27F9B63A" w14:textId="77777777" w:rsidR="00C3280B" w:rsidRDefault="00DA18D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1D09188" w14:textId="77777777" w:rsidR="00C3280B" w:rsidRDefault="00DA18D8">
      <w:pPr>
        <w:jc w:val="center"/>
      </w:pPr>
      <w:proofErr w:type="spellStart"/>
      <w:r>
        <w:t>The</w:t>
      </w:r>
      <w:proofErr w:type="spellEnd"/>
      <w:r>
        <w:t xml:space="preserve"> </w:t>
      </w:r>
      <w:proofErr w:type="spellStart"/>
      <w:r>
        <w:t>main</w:t>
      </w:r>
      <w:proofErr w:type="spellEnd"/>
      <w:r>
        <w:t xml:space="preserve"> </w:t>
      </w:r>
      <w:proofErr w:type="spellStart"/>
      <w:r>
        <w:t>mechanics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 xml:space="preserve"> </w:t>
      </w:r>
      <w:proofErr w:type="spellStart"/>
      <w:r>
        <w:t>will</w:t>
      </w:r>
      <w:proofErr w:type="spellEnd"/>
      <w:r>
        <w:t xml:space="preserve"> </w:t>
      </w:r>
      <w:proofErr w:type="spellStart"/>
      <w:r>
        <w:t>consist</w:t>
      </w:r>
      <w:proofErr w:type="spellEnd"/>
      <w:r>
        <w:t xml:space="preserve"> </w:t>
      </w:r>
      <w:proofErr w:type="spellStart"/>
      <w:r>
        <w:t>of</w:t>
      </w:r>
      <w:proofErr w:type="spellEnd"/>
      <w:r>
        <w:t xml:space="preserve"> </w:t>
      </w:r>
      <w:proofErr w:type="spellStart"/>
      <w:r>
        <w:t>manipulating</w:t>
      </w:r>
      <w:proofErr w:type="spellEnd"/>
      <w:r>
        <w:t xml:space="preserve"> </w:t>
      </w:r>
      <w:proofErr w:type="spellStart"/>
      <w:r>
        <w:t>physics</w:t>
      </w:r>
      <w:proofErr w:type="spellEnd"/>
      <w:r>
        <w:t xml:space="preserve"> and time </w:t>
      </w:r>
      <w:proofErr w:type="spellStart"/>
      <w:r>
        <w:t>to</w:t>
      </w:r>
      <w:proofErr w:type="spellEnd"/>
      <w:r>
        <w:t xml:space="preserve"> </w:t>
      </w:r>
      <w:proofErr w:type="spellStart"/>
      <w:r>
        <w:t>help</w:t>
      </w:r>
      <w:proofErr w:type="spellEnd"/>
      <w:r>
        <w:t xml:space="preserve"> </w:t>
      </w:r>
      <w:proofErr w:type="spellStart"/>
      <w:r>
        <w:t>or</w:t>
      </w:r>
      <w:proofErr w:type="spellEnd"/>
      <w:r>
        <w:t xml:space="preserve"> </w:t>
      </w:r>
      <w:proofErr w:type="spellStart"/>
      <w:r>
        <w:t>obstruct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to</w:t>
      </w:r>
      <w:proofErr w:type="spellEnd"/>
      <w:r>
        <w:t xml:space="preserve"> </w:t>
      </w:r>
      <w:proofErr w:type="spellStart"/>
      <w:r>
        <w:t>pass</w:t>
      </w:r>
      <w:proofErr w:type="spellEnd"/>
      <w:r>
        <w:t xml:space="preserve"> </w:t>
      </w:r>
      <w:proofErr w:type="spellStart"/>
      <w:r>
        <w:t>the</w:t>
      </w:r>
      <w:proofErr w:type="spellEnd"/>
      <w:r>
        <w:t xml:space="preserve"> </w:t>
      </w:r>
      <w:proofErr w:type="spellStart"/>
      <w:r>
        <w:t>levels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w:t>
      </w:r>
    </w:p>
    <w:p w14:paraId="296BECAB" w14:textId="77777777" w:rsidR="00C3280B" w:rsidRDefault="00C3280B">
      <w:pPr>
        <w:jc w:val="center"/>
      </w:pPr>
    </w:p>
    <w:p w14:paraId="2C6322EE" w14:textId="77777777" w:rsidR="00C3280B" w:rsidRDefault="00DA18D8">
      <w:pPr>
        <w:jc w:val="center"/>
        <w:rPr>
          <w:b/>
          <w:bCs/>
        </w:rPr>
      </w:pPr>
      <w:proofErr w:type="spellStart"/>
      <w:r>
        <w:rPr>
          <w:b/>
          <w:bCs/>
        </w:rPr>
        <w:t>Keywords</w:t>
      </w:r>
      <w:proofErr w:type="spellEnd"/>
    </w:p>
    <w:p w14:paraId="723FD0E3" w14:textId="77777777" w:rsidR="00C3280B" w:rsidRDefault="00DA18D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53D78CC" w14:textId="77777777" w:rsidR="00C3280B" w:rsidRDefault="00DA18D8">
      <w:r>
        <w:br w:type="page"/>
      </w:r>
    </w:p>
    <w:p w14:paraId="724FE5F9"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0" w:name="_Toc67221245"/>
      <w:r>
        <w:rPr>
          <w:rFonts w:ascii="Liberation Sans" w:eastAsia="Droid Sans" w:hAnsi="Liberation Sans" w:cs="Lohit Hindi"/>
          <w:b/>
          <w:bCs/>
          <w:color w:val="auto"/>
          <w:kern w:val="2"/>
          <w:sz w:val="28"/>
          <w:szCs w:val="28"/>
          <w:lang w:eastAsia="zh-CN" w:bidi="hi-IN"/>
        </w:rPr>
        <w:lastRenderedPageBreak/>
        <w:t>Índice general</w:t>
      </w:r>
      <w:bookmarkEnd w:id="0"/>
    </w:p>
    <w:sdt>
      <w:sdtPr>
        <w:rPr>
          <w:rFonts w:asciiTheme="minorHAnsi" w:eastAsiaTheme="minorHAnsi" w:hAnsiTheme="minorHAnsi" w:cstheme="minorBidi"/>
          <w:color w:val="auto"/>
          <w:sz w:val="22"/>
          <w:szCs w:val="22"/>
          <w:lang w:eastAsia="en-US"/>
        </w:rPr>
        <w:id w:val="880660678"/>
        <w:docPartObj>
          <w:docPartGallery w:val="Table of Contents"/>
          <w:docPartUnique/>
        </w:docPartObj>
      </w:sdtPr>
      <w:sdtEndPr/>
      <w:sdtContent>
        <w:p w14:paraId="7E3686AD" w14:textId="77777777" w:rsidR="00C3280B" w:rsidRDefault="00C3280B">
          <w:pPr>
            <w:pStyle w:val="TtuloTDC"/>
          </w:pPr>
        </w:p>
        <w:p w14:paraId="0CD9998E" w14:textId="77777777" w:rsidR="00C3280B" w:rsidRDefault="00DA18D8">
          <w:pPr>
            <w:pStyle w:val="TDC1"/>
            <w:tabs>
              <w:tab w:val="right" w:leader="dot" w:pos="8494"/>
            </w:tabs>
            <w:rPr>
              <w:rFonts w:eastAsiaTheme="minorEastAsia"/>
              <w:lang w:eastAsia="es-ES"/>
            </w:rPr>
          </w:pPr>
          <w:r>
            <w:fldChar w:fldCharType="begin"/>
          </w:r>
          <w:r>
            <w:rPr>
              <w:rStyle w:val="IndexLink"/>
              <w:webHidden/>
            </w:rPr>
            <w:instrText>TOC \z \o "1-3" \u \h</w:instrText>
          </w:r>
          <w:r>
            <w:rPr>
              <w:rStyle w:val="IndexLink"/>
            </w:rPr>
            <w:fldChar w:fldCharType="separate"/>
          </w:r>
          <w:hyperlink w:anchor="_Toc67221245">
            <w:r>
              <w:rPr>
                <w:rStyle w:val="IndexLink"/>
                <w:webHidden/>
              </w:rPr>
              <w:t>índice general</w:t>
            </w:r>
            <w:r>
              <w:rPr>
                <w:webHidden/>
              </w:rPr>
              <w:fldChar w:fldCharType="begin"/>
            </w:r>
            <w:r>
              <w:rPr>
                <w:webHidden/>
              </w:rPr>
              <w:instrText>PAGEREF _Toc67221245 \h</w:instrText>
            </w:r>
            <w:r>
              <w:rPr>
                <w:webHidden/>
              </w:rPr>
            </w:r>
            <w:r>
              <w:rPr>
                <w:webHidden/>
              </w:rPr>
              <w:fldChar w:fldCharType="separate"/>
            </w:r>
            <w:r>
              <w:rPr>
                <w:rStyle w:val="IndexLink"/>
              </w:rPr>
              <w:tab/>
              <w:t>5</w:t>
            </w:r>
            <w:r>
              <w:rPr>
                <w:webHidden/>
              </w:rPr>
              <w:fldChar w:fldCharType="end"/>
            </w:r>
          </w:hyperlink>
        </w:p>
        <w:p w14:paraId="12E4960F" w14:textId="77777777" w:rsidR="00C3280B" w:rsidRDefault="005A70E6">
          <w:pPr>
            <w:pStyle w:val="TDC1"/>
            <w:tabs>
              <w:tab w:val="right" w:leader="dot" w:pos="8494"/>
            </w:tabs>
            <w:rPr>
              <w:rFonts w:eastAsiaTheme="minorEastAsia"/>
              <w:lang w:eastAsia="es-ES"/>
            </w:rPr>
          </w:pPr>
          <w:hyperlink w:anchor="_Toc67221246">
            <w:r w:rsidR="00DA18D8">
              <w:rPr>
                <w:rStyle w:val="IndexLink"/>
                <w:webHidden/>
              </w:rPr>
              <w:t>Indice de figuras</w:t>
            </w:r>
            <w:r w:rsidR="00DA18D8">
              <w:rPr>
                <w:webHidden/>
              </w:rPr>
              <w:fldChar w:fldCharType="begin"/>
            </w:r>
            <w:r w:rsidR="00DA18D8">
              <w:rPr>
                <w:webHidden/>
              </w:rPr>
              <w:instrText>PAGEREF _Toc67221246 \h</w:instrText>
            </w:r>
            <w:r w:rsidR="00DA18D8">
              <w:rPr>
                <w:webHidden/>
              </w:rPr>
            </w:r>
            <w:r w:rsidR="00DA18D8">
              <w:rPr>
                <w:webHidden/>
              </w:rPr>
              <w:fldChar w:fldCharType="separate"/>
            </w:r>
            <w:r w:rsidR="00DA18D8">
              <w:rPr>
                <w:rStyle w:val="IndexLink"/>
              </w:rPr>
              <w:tab/>
              <w:t>6</w:t>
            </w:r>
            <w:r w:rsidR="00DA18D8">
              <w:rPr>
                <w:webHidden/>
              </w:rPr>
              <w:fldChar w:fldCharType="end"/>
            </w:r>
          </w:hyperlink>
        </w:p>
        <w:p w14:paraId="665D7D23" w14:textId="77777777" w:rsidR="00C3280B" w:rsidRDefault="005A70E6">
          <w:pPr>
            <w:pStyle w:val="TDC1"/>
            <w:tabs>
              <w:tab w:val="right" w:leader="dot" w:pos="8494"/>
            </w:tabs>
            <w:rPr>
              <w:rFonts w:eastAsiaTheme="minorEastAsia"/>
              <w:lang w:eastAsia="es-ES"/>
            </w:rPr>
          </w:pPr>
          <w:hyperlink w:anchor="_Toc67221247">
            <w:r w:rsidR="00DA18D8">
              <w:rPr>
                <w:rStyle w:val="IndexLink"/>
                <w:webHidden/>
              </w:rPr>
              <w:t>Introducción</w:t>
            </w:r>
            <w:r w:rsidR="00DA18D8">
              <w:rPr>
                <w:webHidden/>
              </w:rPr>
              <w:fldChar w:fldCharType="begin"/>
            </w:r>
            <w:r w:rsidR="00DA18D8">
              <w:rPr>
                <w:webHidden/>
              </w:rPr>
              <w:instrText>PAGEREF _Toc67221247 \h</w:instrText>
            </w:r>
            <w:r w:rsidR="00DA18D8">
              <w:rPr>
                <w:webHidden/>
              </w:rPr>
            </w:r>
            <w:r w:rsidR="00DA18D8">
              <w:rPr>
                <w:webHidden/>
              </w:rPr>
              <w:fldChar w:fldCharType="separate"/>
            </w:r>
            <w:r w:rsidR="00DA18D8">
              <w:rPr>
                <w:rStyle w:val="IndexLink"/>
              </w:rPr>
              <w:tab/>
              <w:t>7</w:t>
            </w:r>
            <w:r w:rsidR="00DA18D8">
              <w:rPr>
                <w:webHidden/>
              </w:rPr>
              <w:fldChar w:fldCharType="end"/>
            </w:r>
          </w:hyperlink>
        </w:p>
        <w:p w14:paraId="2B9690B1" w14:textId="77777777" w:rsidR="00C3280B" w:rsidRDefault="005A70E6">
          <w:pPr>
            <w:pStyle w:val="TDC1"/>
            <w:tabs>
              <w:tab w:val="right" w:leader="dot" w:pos="8494"/>
            </w:tabs>
            <w:rPr>
              <w:rFonts w:eastAsiaTheme="minorEastAsia"/>
              <w:lang w:eastAsia="es-ES"/>
            </w:rPr>
          </w:pPr>
          <w:hyperlink w:anchor="_Toc67221248">
            <w:r w:rsidR="00DA18D8">
              <w:rPr>
                <w:rStyle w:val="IndexLink"/>
                <w:webHidden/>
              </w:rPr>
              <w:t>Objetivos del proyecto</w:t>
            </w:r>
            <w:r w:rsidR="00DA18D8">
              <w:rPr>
                <w:webHidden/>
              </w:rPr>
              <w:fldChar w:fldCharType="begin"/>
            </w:r>
            <w:r w:rsidR="00DA18D8">
              <w:rPr>
                <w:webHidden/>
              </w:rPr>
              <w:instrText>PAGEREF _Toc67221248 \h</w:instrText>
            </w:r>
            <w:r w:rsidR="00DA18D8">
              <w:rPr>
                <w:webHidden/>
              </w:rPr>
            </w:r>
            <w:r w:rsidR="00DA18D8">
              <w:rPr>
                <w:webHidden/>
              </w:rPr>
              <w:fldChar w:fldCharType="separate"/>
            </w:r>
            <w:r w:rsidR="00DA18D8">
              <w:rPr>
                <w:rStyle w:val="IndexLink"/>
              </w:rPr>
              <w:tab/>
              <w:t>8</w:t>
            </w:r>
            <w:r w:rsidR="00DA18D8">
              <w:rPr>
                <w:webHidden/>
              </w:rPr>
              <w:fldChar w:fldCharType="end"/>
            </w:r>
          </w:hyperlink>
        </w:p>
        <w:p w14:paraId="4A399C22" w14:textId="77777777" w:rsidR="00C3280B" w:rsidRDefault="005A70E6">
          <w:pPr>
            <w:pStyle w:val="TDC1"/>
            <w:tabs>
              <w:tab w:val="right" w:leader="dot" w:pos="8494"/>
            </w:tabs>
            <w:rPr>
              <w:rFonts w:eastAsiaTheme="minorEastAsia"/>
              <w:lang w:eastAsia="es-ES"/>
            </w:rPr>
          </w:pPr>
          <w:hyperlink w:anchor="_Toc67221249">
            <w:r w:rsidR="00DA18D8">
              <w:rPr>
                <w:rStyle w:val="IndexLink"/>
                <w:webHidden/>
              </w:rPr>
              <w:t>Conceptos teóricos</w:t>
            </w:r>
            <w:r w:rsidR="00DA18D8">
              <w:rPr>
                <w:webHidden/>
              </w:rPr>
              <w:fldChar w:fldCharType="begin"/>
            </w:r>
            <w:r w:rsidR="00DA18D8">
              <w:rPr>
                <w:webHidden/>
              </w:rPr>
              <w:instrText>PAGEREF _Toc67221249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1F27A948" w14:textId="77777777" w:rsidR="00C3280B" w:rsidRDefault="005A70E6">
          <w:pPr>
            <w:pStyle w:val="TDC2"/>
            <w:tabs>
              <w:tab w:val="right" w:leader="dot" w:pos="8494"/>
            </w:tabs>
          </w:pPr>
          <w:hyperlink w:anchor="_Toc67221250">
            <w:r w:rsidR="00DA18D8">
              <w:rPr>
                <w:rStyle w:val="IndexLink"/>
                <w:webHidden/>
              </w:rPr>
              <w:t>Secciones</w:t>
            </w:r>
            <w:r w:rsidR="00DA18D8">
              <w:rPr>
                <w:webHidden/>
              </w:rPr>
              <w:fldChar w:fldCharType="begin"/>
            </w:r>
            <w:r w:rsidR="00DA18D8">
              <w:rPr>
                <w:webHidden/>
              </w:rPr>
              <w:instrText>PAGEREF _Toc67221250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4F95FC55" w14:textId="77777777" w:rsidR="00C3280B" w:rsidRDefault="005A70E6">
          <w:pPr>
            <w:pStyle w:val="TDC2"/>
            <w:tabs>
              <w:tab w:val="right" w:leader="dot" w:pos="8494"/>
            </w:tabs>
          </w:pPr>
          <w:hyperlink w:anchor="_Toc67221251">
            <w:r w:rsidR="00DA18D8">
              <w:rPr>
                <w:rStyle w:val="IndexLink"/>
                <w:webHidden/>
              </w:rPr>
              <w:t>Referencias</w:t>
            </w:r>
            <w:r w:rsidR="00DA18D8">
              <w:rPr>
                <w:webHidden/>
              </w:rPr>
              <w:fldChar w:fldCharType="begin"/>
            </w:r>
            <w:r w:rsidR="00DA18D8">
              <w:rPr>
                <w:webHidden/>
              </w:rPr>
              <w:instrText>PAGEREF _Toc67221251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47FE262A" w14:textId="77777777" w:rsidR="00C3280B" w:rsidRDefault="005A70E6">
          <w:pPr>
            <w:pStyle w:val="TDC2"/>
            <w:tabs>
              <w:tab w:val="right" w:leader="dot" w:pos="8494"/>
            </w:tabs>
          </w:pPr>
          <w:hyperlink w:anchor="_Toc67221252">
            <w:r w:rsidR="00DA18D8">
              <w:rPr>
                <w:rStyle w:val="IndexLink"/>
                <w:webHidden/>
              </w:rPr>
              <w:t>Imágenes</w:t>
            </w:r>
            <w:r w:rsidR="00DA18D8">
              <w:rPr>
                <w:webHidden/>
              </w:rPr>
              <w:fldChar w:fldCharType="begin"/>
            </w:r>
            <w:r w:rsidR="00DA18D8">
              <w:rPr>
                <w:webHidden/>
              </w:rPr>
              <w:instrText>PAGEREF _Toc67221252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7C0AF890" w14:textId="77777777" w:rsidR="00C3280B" w:rsidRDefault="005A70E6">
          <w:pPr>
            <w:pStyle w:val="TDC2"/>
            <w:tabs>
              <w:tab w:val="right" w:leader="dot" w:pos="8494"/>
            </w:tabs>
          </w:pPr>
          <w:hyperlink w:anchor="_Toc67221253">
            <w:r w:rsidR="00DA18D8">
              <w:rPr>
                <w:rStyle w:val="IndexLink"/>
                <w:webHidden/>
              </w:rPr>
              <w:t>Listas de ítems</w:t>
            </w:r>
            <w:r w:rsidR="00DA18D8">
              <w:rPr>
                <w:webHidden/>
              </w:rPr>
              <w:fldChar w:fldCharType="begin"/>
            </w:r>
            <w:r w:rsidR="00DA18D8">
              <w:rPr>
                <w:webHidden/>
              </w:rPr>
              <w:instrText>PAGEREF _Toc67221253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4BEEAE50" w14:textId="77777777" w:rsidR="00C3280B" w:rsidRDefault="005A70E6">
          <w:pPr>
            <w:pStyle w:val="TDC2"/>
            <w:tabs>
              <w:tab w:val="right" w:leader="dot" w:pos="8494"/>
            </w:tabs>
          </w:pPr>
          <w:hyperlink w:anchor="_Toc67221254">
            <w:r w:rsidR="00DA18D8">
              <w:rPr>
                <w:rStyle w:val="IndexLink"/>
                <w:webHidden/>
              </w:rPr>
              <w:t>Tablas</w:t>
            </w:r>
            <w:r w:rsidR="00DA18D8">
              <w:rPr>
                <w:webHidden/>
              </w:rPr>
              <w:fldChar w:fldCharType="begin"/>
            </w:r>
            <w:r w:rsidR="00DA18D8">
              <w:rPr>
                <w:webHidden/>
              </w:rPr>
              <w:instrText>PAGEREF _Toc67221254 \h</w:instrText>
            </w:r>
            <w:r w:rsidR="00DA18D8">
              <w:rPr>
                <w:webHidden/>
              </w:rPr>
            </w:r>
            <w:r w:rsidR="00DA18D8">
              <w:rPr>
                <w:webHidden/>
              </w:rPr>
              <w:fldChar w:fldCharType="separate"/>
            </w:r>
            <w:r w:rsidR="00DA18D8">
              <w:rPr>
                <w:rStyle w:val="IndexLink"/>
              </w:rPr>
              <w:tab/>
              <w:t>9</w:t>
            </w:r>
            <w:r w:rsidR="00DA18D8">
              <w:rPr>
                <w:webHidden/>
              </w:rPr>
              <w:fldChar w:fldCharType="end"/>
            </w:r>
          </w:hyperlink>
        </w:p>
        <w:p w14:paraId="1EA21299" w14:textId="77777777" w:rsidR="00C3280B" w:rsidRDefault="005A70E6">
          <w:pPr>
            <w:pStyle w:val="TDC1"/>
            <w:tabs>
              <w:tab w:val="right" w:leader="dot" w:pos="8494"/>
            </w:tabs>
            <w:rPr>
              <w:rFonts w:eastAsiaTheme="minorEastAsia"/>
              <w:lang w:eastAsia="es-ES"/>
            </w:rPr>
          </w:pPr>
          <w:hyperlink w:anchor="_Toc67221255">
            <w:r w:rsidR="00DA18D8">
              <w:rPr>
                <w:rStyle w:val="IndexLink"/>
                <w:webHidden/>
              </w:rPr>
              <w:t>Técnicas y herramientas</w:t>
            </w:r>
            <w:r w:rsidR="00DA18D8">
              <w:rPr>
                <w:webHidden/>
              </w:rPr>
              <w:fldChar w:fldCharType="begin"/>
            </w:r>
            <w:r w:rsidR="00DA18D8">
              <w:rPr>
                <w:webHidden/>
              </w:rPr>
              <w:instrText>PAGEREF _Toc67221255 \h</w:instrText>
            </w:r>
            <w:r w:rsidR="00DA18D8">
              <w:rPr>
                <w:webHidden/>
              </w:rPr>
            </w:r>
            <w:r w:rsidR="00DA18D8">
              <w:rPr>
                <w:webHidden/>
              </w:rPr>
              <w:fldChar w:fldCharType="separate"/>
            </w:r>
            <w:r w:rsidR="00DA18D8">
              <w:rPr>
                <w:rStyle w:val="IndexLink"/>
              </w:rPr>
              <w:tab/>
              <w:t>10</w:t>
            </w:r>
            <w:r w:rsidR="00DA18D8">
              <w:rPr>
                <w:webHidden/>
              </w:rPr>
              <w:fldChar w:fldCharType="end"/>
            </w:r>
          </w:hyperlink>
        </w:p>
        <w:p w14:paraId="4AB041C3" w14:textId="77777777" w:rsidR="00C3280B" w:rsidRDefault="005A70E6">
          <w:pPr>
            <w:pStyle w:val="TDC1"/>
            <w:tabs>
              <w:tab w:val="right" w:leader="dot" w:pos="8494"/>
            </w:tabs>
            <w:rPr>
              <w:rFonts w:eastAsiaTheme="minorEastAsia"/>
              <w:lang w:eastAsia="es-ES"/>
            </w:rPr>
          </w:pPr>
          <w:hyperlink w:anchor="_Toc67221256">
            <w:r w:rsidR="00DA18D8">
              <w:rPr>
                <w:rStyle w:val="IndexLink"/>
                <w:webHidden/>
              </w:rPr>
              <w:t>Aspectos relevantes del desarrollo del proyecto</w:t>
            </w:r>
            <w:r w:rsidR="00DA18D8">
              <w:rPr>
                <w:webHidden/>
              </w:rPr>
              <w:fldChar w:fldCharType="begin"/>
            </w:r>
            <w:r w:rsidR="00DA18D8">
              <w:rPr>
                <w:webHidden/>
              </w:rPr>
              <w:instrText>PAGEREF _Toc67221256 \h</w:instrText>
            </w:r>
            <w:r w:rsidR="00DA18D8">
              <w:rPr>
                <w:webHidden/>
              </w:rPr>
            </w:r>
            <w:r w:rsidR="00DA18D8">
              <w:rPr>
                <w:webHidden/>
              </w:rPr>
              <w:fldChar w:fldCharType="separate"/>
            </w:r>
            <w:r w:rsidR="00DA18D8">
              <w:rPr>
                <w:rStyle w:val="IndexLink"/>
              </w:rPr>
              <w:tab/>
              <w:t>11</w:t>
            </w:r>
            <w:r w:rsidR="00DA18D8">
              <w:rPr>
                <w:webHidden/>
              </w:rPr>
              <w:fldChar w:fldCharType="end"/>
            </w:r>
          </w:hyperlink>
        </w:p>
        <w:p w14:paraId="66D7A8EF" w14:textId="77777777" w:rsidR="00C3280B" w:rsidRDefault="005A70E6">
          <w:pPr>
            <w:pStyle w:val="TDC1"/>
            <w:tabs>
              <w:tab w:val="right" w:leader="dot" w:pos="8494"/>
            </w:tabs>
            <w:rPr>
              <w:rFonts w:eastAsiaTheme="minorEastAsia"/>
              <w:lang w:eastAsia="es-ES"/>
            </w:rPr>
          </w:pPr>
          <w:hyperlink w:anchor="_Toc67221257">
            <w:r w:rsidR="00DA18D8">
              <w:rPr>
                <w:rStyle w:val="IndexLink"/>
                <w:webHidden/>
              </w:rPr>
              <w:t>Trabajos relacionados</w:t>
            </w:r>
            <w:r w:rsidR="00DA18D8">
              <w:rPr>
                <w:webHidden/>
              </w:rPr>
              <w:fldChar w:fldCharType="begin"/>
            </w:r>
            <w:r w:rsidR="00DA18D8">
              <w:rPr>
                <w:webHidden/>
              </w:rPr>
              <w:instrText>PAGEREF _Toc67221257 \h</w:instrText>
            </w:r>
            <w:r w:rsidR="00DA18D8">
              <w:rPr>
                <w:webHidden/>
              </w:rPr>
            </w:r>
            <w:r w:rsidR="00DA18D8">
              <w:rPr>
                <w:webHidden/>
              </w:rPr>
              <w:fldChar w:fldCharType="separate"/>
            </w:r>
            <w:r w:rsidR="00DA18D8">
              <w:rPr>
                <w:rStyle w:val="IndexLink"/>
              </w:rPr>
              <w:tab/>
              <w:t>12</w:t>
            </w:r>
            <w:r w:rsidR="00DA18D8">
              <w:rPr>
                <w:webHidden/>
              </w:rPr>
              <w:fldChar w:fldCharType="end"/>
            </w:r>
          </w:hyperlink>
        </w:p>
        <w:p w14:paraId="7A78C385" w14:textId="77777777" w:rsidR="00C3280B" w:rsidRDefault="005A70E6">
          <w:pPr>
            <w:pStyle w:val="TDC1"/>
            <w:tabs>
              <w:tab w:val="right" w:leader="dot" w:pos="8494"/>
            </w:tabs>
            <w:rPr>
              <w:rFonts w:eastAsiaTheme="minorEastAsia"/>
              <w:lang w:eastAsia="es-ES"/>
            </w:rPr>
          </w:pPr>
          <w:hyperlink w:anchor="_Toc67221258">
            <w:r w:rsidR="00DA18D8">
              <w:rPr>
                <w:rStyle w:val="IndexLink"/>
                <w:webHidden/>
              </w:rPr>
              <w:t>Conclusiones y líneas de trabajo futuras</w:t>
            </w:r>
            <w:r w:rsidR="00DA18D8">
              <w:rPr>
                <w:webHidden/>
              </w:rPr>
              <w:fldChar w:fldCharType="begin"/>
            </w:r>
            <w:r w:rsidR="00DA18D8">
              <w:rPr>
                <w:webHidden/>
              </w:rPr>
              <w:instrText>PAGEREF _Toc67221258 \h</w:instrText>
            </w:r>
            <w:r w:rsidR="00DA18D8">
              <w:rPr>
                <w:webHidden/>
              </w:rPr>
            </w:r>
            <w:r w:rsidR="00DA18D8">
              <w:rPr>
                <w:webHidden/>
              </w:rPr>
              <w:fldChar w:fldCharType="separate"/>
            </w:r>
            <w:r w:rsidR="00DA18D8">
              <w:rPr>
                <w:rStyle w:val="IndexLink"/>
              </w:rPr>
              <w:tab/>
              <w:t>13</w:t>
            </w:r>
            <w:r w:rsidR="00DA18D8">
              <w:rPr>
                <w:webHidden/>
              </w:rPr>
              <w:fldChar w:fldCharType="end"/>
            </w:r>
          </w:hyperlink>
        </w:p>
        <w:p w14:paraId="05F1B856" w14:textId="77777777" w:rsidR="00C3280B" w:rsidRDefault="005A70E6">
          <w:pPr>
            <w:pStyle w:val="TDC1"/>
            <w:tabs>
              <w:tab w:val="right" w:leader="dot" w:pos="8494"/>
            </w:tabs>
          </w:pPr>
          <w:hyperlink w:anchor="_Toc67221259">
            <w:r w:rsidR="00DA18D8">
              <w:rPr>
                <w:rStyle w:val="IndexLink"/>
                <w:webHidden/>
              </w:rPr>
              <w:t>Bibliografía</w:t>
            </w:r>
            <w:r w:rsidR="00DA18D8">
              <w:rPr>
                <w:webHidden/>
              </w:rPr>
              <w:fldChar w:fldCharType="begin"/>
            </w:r>
            <w:r w:rsidR="00DA18D8">
              <w:rPr>
                <w:webHidden/>
              </w:rPr>
              <w:instrText>PAGEREF _Toc67221259 \h</w:instrText>
            </w:r>
            <w:r w:rsidR="00DA18D8">
              <w:rPr>
                <w:webHidden/>
              </w:rPr>
            </w:r>
            <w:r w:rsidR="00DA18D8">
              <w:rPr>
                <w:webHidden/>
              </w:rPr>
              <w:fldChar w:fldCharType="separate"/>
            </w:r>
            <w:r w:rsidR="00DA18D8">
              <w:rPr>
                <w:rStyle w:val="IndexLink"/>
              </w:rPr>
              <w:tab/>
              <w:t>14</w:t>
            </w:r>
            <w:r w:rsidR="00DA18D8">
              <w:rPr>
                <w:webHidden/>
              </w:rPr>
              <w:fldChar w:fldCharType="end"/>
            </w:r>
          </w:hyperlink>
          <w:r w:rsidR="00DA18D8">
            <w:rPr>
              <w:rStyle w:val="IndexLink"/>
            </w:rPr>
            <w:fldChar w:fldCharType="end"/>
          </w:r>
        </w:p>
      </w:sdtContent>
    </w:sdt>
    <w:p w14:paraId="253967D4" w14:textId="77777777" w:rsidR="00C3280B" w:rsidRDefault="00C3280B"/>
    <w:p w14:paraId="2650E66A" w14:textId="77777777" w:rsidR="00C3280B" w:rsidRDefault="00DA18D8">
      <w:r>
        <w:br w:type="page"/>
      </w:r>
    </w:p>
    <w:p w14:paraId="08A44568"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 w:name="_Toc67221246"/>
      <w:r>
        <w:rPr>
          <w:rFonts w:ascii="Liberation Sans" w:eastAsia="Droid Sans" w:hAnsi="Liberation Sans" w:cs="Lohit Hindi"/>
          <w:b/>
          <w:bCs/>
          <w:color w:val="auto"/>
          <w:kern w:val="2"/>
          <w:sz w:val="28"/>
          <w:szCs w:val="28"/>
          <w:lang w:eastAsia="zh-CN" w:bidi="hi-IN"/>
        </w:rPr>
        <w:lastRenderedPageBreak/>
        <w:t>Índice de figuras</w:t>
      </w:r>
      <w:bookmarkEnd w:id="1"/>
    </w:p>
    <w:p w14:paraId="2107528B"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r>
        <w:br w:type="page"/>
      </w:r>
    </w:p>
    <w:p w14:paraId="30F654F8"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 w:name="_Toc67221247"/>
      <w:r>
        <w:rPr>
          <w:rFonts w:ascii="Liberation Sans" w:eastAsia="Droid Sans" w:hAnsi="Liberation Sans" w:cs="Lohit Hindi"/>
          <w:b/>
          <w:bCs/>
          <w:color w:val="auto"/>
          <w:kern w:val="2"/>
          <w:sz w:val="28"/>
          <w:szCs w:val="28"/>
          <w:lang w:eastAsia="zh-CN" w:bidi="hi-IN"/>
        </w:rPr>
        <w:lastRenderedPageBreak/>
        <w:t>Introducción</w:t>
      </w:r>
      <w:bookmarkEnd w:id="2"/>
    </w:p>
    <w:p w14:paraId="752689F4" w14:textId="77777777" w:rsidR="00C3280B" w:rsidRDefault="00DA18D8">
      <w:r>
        <w:br w:type="page"/>
      </w:r>
    </w:p>
    <w:p w14:paraId="62874A01"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3" w:name="_Toc67221248"/>
      <w:r>
        <w:rPr>
          <w:rFonts w:ascii="Liberation Sans" w:eastAsia="Droid Sans" w:hAnsi="Liberation Sans" w:cs="Lohit Hindi"/>
          <w:b/>
          <w:bCs/>
          <w:color w:val="auto"/>
          <w:kern w:val="2"/>
          <w:sz w:val="28"/>
          <w:szCs w:val="28"/>
          <w:lang w:eastAsia="zh-CN" w:bidi="hi-IN"/>
        </w:rPr>
        <w:lastRenderedPageBreak/>
        <w:t>Objetivos del proyecto</w:t>
      </w:r>
      <w:bookmarkEnd w:id="3"/>
    </w:p>
    <w:p w14:paraId="7B2EE5A5" w14:textId="77777777" w:rsidR="00C3280B" w:rsidRDefault="00DA18D8">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 y la arquitectura lógica que permite que funcione.</w:t>
      </w:r>
    </w:p>
    <w:p w14:paraId="512CF09D" w14:textId="77777777" w:rsidR="00C3280B" w:rsidRDefault="00DA18D8">
      <w:pPr>
        <w:pStyle w:val="UBUcuerpoTrabajo"/>
      </w:pPr>
      <w:r>
        <w:br w:type="page"/>
      </w:r>
    </w:p>
    <w:p w14:paraId="441792AC"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4" w:name="_Toc67221249"/>
      <w:r>
        <w:rPr>
          <w:rFonts w:ascii="Liberation Sans" w:eastAsia="Droid Sans" w:hAnsi="Liberation Sans" w:cs="Lohit Hindi"/>
          <w:b/>
          <w:bCs/>
          <w:color w:val="auto"/>
          <w:kern w:val="2"/>
          <w:sz w:val="28"/>
          <w:szCs w:val="28"/>
          <w:lang w:eastAsia="zh-CN" w:bidi="hi-IN"/>
        </w:rPr>
        <w:lastRenderedPageBreak/>
        <w:t>Conceptos teóricos</w:t>
      </w:r>
      <w:bookmarkEnd w:id="4"/>
    </w:p>
    <w:p w14:paraId="5762AFF1" w14:textId="77777777" w:rsidR="00C3280B" w:rsidRDefault="00C3280B"/>
    <w:p w14:paraId="00049A21" w14:textId="77777777" w:rsidR="00C3280B" w:rsidRDefault="00DA18D8">
      <w:r>
        <w:br w:type="page"/>
      </w:r>
    </w:p>
    <w:p w14:paraId="4B9994D7"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5" w:name="_Toc67221255"/>
      <w:r>
        <w:rPr>
          <w:rFonts w:ascii="Liberation Sans" w:eastAsia="Droid Sans" w:hAnsi="Liberation Sans" w:cs="Lohit Hindi"/>
          <w:b/>
          <w:bCs/>
          <w:color w:val="auto"/>
          <w:kern w:val="2"/>
          <w:sz w:val="28"/>
          <w:szCs w:val="28"/>
          <w:lang w:eastAsia="zh-CN" w:bidi="hi-IN"/>
        </w:rPr>
        <w:lastRenderedPageBreak/>
        <w:t>Técnicas y herramientas</w:t>
      </w:r>
      <w:bookmarkEnd w:id="5"/>
    </w:p>
    <w:p w14:paraId="5DEFE66E" w14:textId="65C90897" w:rsidR="00C3280B" w:rsidRDefault="00DA18D8">
      <w:pPr>
        <w:pStyle w:val="Ttulo2"/>
        <w:keepLines w:val="0"/>
        <w:widowControl w:val="0"/>
        <w:suppressAutoHyphens/>
        <w:spacing w:before="240" w:after="120" w:line="240" w:lineRule="auto"/>
        <w:textAlignment w:val="baseline"/>
      </w:pPr>
      <w:r>
        <w:rPr>
          <w:rFonts w:ascii="Liberation Sans" w:eastAsia="Droid Sans" w:hAnsi="Liberation Sans" w:cs="Lohit Hindi"/>
          <w:b/>
          <w:bCs/>
          <w:i/>
          <w:iCs/>
          <w:color w:val="auto"/>
          <w:kern w:val="2"/>
          <w:sz w:val="28"/>
          <w:szCs w:val="28"/>
          <w:lang w:eastAsia="zh-CN" w:bidi="hi-IN"/>
        </w:rPr>
        <w:t xml:space="preserve">Motor </w:t>
      </w:r>
      <w:r w:rsidR="00D30D42">
        <w:rPr>
          <w:rFonts w:ascii="Liberation Sans" w:eastAsia="Droid Sans" w:hAnsi="Liberation Sans" w:cs="Lohit Hindi"/>
          <w:b/>
          <w:bCs/>
          <w:i/>
          <w:iCs/>
          <w:color w:val="auto"/>
          <w:kern w:val="2"/>
          <w:sz w:val="28"/>
          <w:szCs w:val="28"/>
          <w:lang w:eastAsia="zh-CN" w:bidi="hi-IN"/>
        </w:rPr>
        <w:t>de juego</w:t>
      </w:r>
    </w:p>
    <w:p w14:paraId="5767E7FF" w14:textId="03E066B1" w:rsidR="00C3280B" w:rsidRDefault="00DA18D8">
      <w:pPr>
        <w:rPr>
          <w:lang w:eastAsia="zh-CN" w:bidi="hi-IN"/>
        </w:rPr>
      </w:pPr>
      <w:r>
        <w:rPr>
          <w:lang w:eastAsia="zh-CN" w:bidi="hi-IN"/>
        </w:rPr>
        <w:t xml:space="preserve">Para la creación del videojuego se planteó apoyarse en un motor </w:t>
      </w:r>
      <w:r w:rsidR="00D30D42">
        <w:rPr>
          <w:lang w:eastAsia="zh-CN" w:bidi="hi-IN"/>
        </w:rPr>
        <w:t>de juego</w:t>
      </w:r>
      <w:r>
        <w:rPr>
          <w:lang w:eastAsia="zh-CN" w:bidi="hi-IN"/>
        </w:rPr>
        <w:t xml:space="preserve"> ya creado frente a implementar todo el proyecto desde 0. Se planteó utilizar Unity (hacer uso de un motor gráfico) frente a la librería de Python </w:t>
      </w:r>
      <w:proofErr w:type="spellStart"/>
      <w:r w:rsidR="00D30D42">
        <w:rPr>
          <w:lang w:eastAsia="zh-CN" w:bidi="hi-IN"/>
        </w:rPr>
        <w:t>Pygame</w:t>
      </w:r>
      <w:proofErr w:type="spellEnd"/>
      <w:r>
        <w:rPr>
          <w:lang w:eastAsia="zh-CN" w:bidi="hi-IN"/>
        </w:rPr>
        <w:t xml:space="preserve"> (no hacer uso de un motor gráfico).</w:t>
      </w:r>
    </w:p>
    <w:p w14:paraId="483BF9E7"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Unity</w:t>
      </w:r>
    </w:p>
    <w:p w14:paraId="3FEEEBB5" w14:textId="77777777" w:rsidR="00C3280B" w:rsidRDefault="00DA18D8">
      <w:pPr>
        <w:rPr>
          <w:lang w:eastAsia="zh-CN" w:bidi="hi-IN"/>
        </w:rPr>
      </w:pPr>
      <w:r>
        <w:rPr>
          <w:lang w:eastAsia="zh-CN" w:bidi="hi-IN"/>
        </w:rPr>
        <w:t xml:space="preserve">Para el desarrollo del videojuego se ha considerado utilizar Unity como motor gráfico, ya 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Pr>
          <w:lang w:eastAsia="zh-CN" w:bidi="hi-IN"/>
        </w:rPr>
        <w:t>Colliders</w:t>
      </w:r>
      <w:proofErr w:type="spellEnd"/>
      <w:r>
        <w:rPr>
          <w:lang w:eastAsia="zh-CN" w:bidi="hi-IN"/>
        </w:rPr>
        <w:t xml:space="preserve"> (clases encargadas del manejo de las colisiones entre objetos) y clases encargadas de simular las físicas e interactuar entre estas y los objetos en la escena. Además, Unity ofrece una interfaz que facilite la visualización de los niveles del videojuego.</w:t>
      </w:r>
    </w:p>
    <w:p w14:paraId="4BD561F5" w14:textId="77777777" w:rsidR="00C3280B" w:rsidRDefault="00DA18D8">
      <w:pPr>
        <w:rPr>
          <w:lang w:eastAsia="zh-CN" w:bidi="hi-IN"/>
        </w:rPr>
      </w:pPr>
      <w:r>
        <w:rPr>
          <w:lang w:eastAsia="zh-CN" w:bidi="hi-IN"/>
        </w:rPr>
        <w:t xml:space="preserve">El argumento final para elegir este motor gráfico y no otros como, por ejemplo, </w:t>
      </w:r>
      <w:proofErr w:type="spellStart"/>
      <w:r>
        <w:rPr>
          <w:lang w:eastAsia="zh-CN" w:bidi="hi-IN"/>
        </w:rPr>
        <w:t>Unreal</w:t>
      </w:r>
      <w:proofErr w:type="spellEnd"/>
      <w:r>
        <w:rPr>
          <w:lang w:eastAsia="zh-CN" w:bidi="hi-IN"/>
        </w:rPr>
        <w:t xml:space="preserve"> </w:t>
      </w:r>
      <w:proofErr w:type="spellStart"/>
      <w:r>
        <w:rPr>
          <w:lang w:eastAsia="zh-CN" w:bidi="hi-IN"/>
        </w:rPr>
        <w:t>Engine</w:t>
      </w:r>
      <w:proofErr w:type="spellEnd"/>
      <w:r>
        <w:rPr>
          <w:lang w:eastAsia="zh-CN" w:bidi="hi-IN"/>
        </w:rPr>
        <w:t xml:space="preserve"> 4 ha sido completamente subjetivo. Ya se tiene experiencia previa y se ahorrará mucho tiempo del que se invertiría en el proceso de aprendizaje de otro motor gráfico</w:t>
      </w:r>
    </w:p>
    <w:p w14:paraId="541BE0B9" w14:textId="1D35D9C2" w:rsidR="00C3280B" w:rsidRDefault="00D30D42" w:rsidP="00D30D42">
      <w:pPr>
        <w:pStyle w:val="Ttulo3"/>
        <w:keepLines w:val="0"/>
        <w:widowControl w:val="0"/>
        <w:suppressAutoHyphens/>
        <w:spacing w:before="240" w:after="120" w:line="240" w:lineRule="auto"/>
        <w:ind w:left="708" w:hanging="708"/>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Pygame</w:t>
      </w:r>
      <w:commentRangeStart w:id="6"/>
      <w:commentRangeEnd w:id="6"/>
      <w:proofErr w:type="spellEnd"/>
      <w:r w:rsidR="00DA18D8">
        <w:commentReference w:id="6"/>
      </w:r>
      <w:r w:rsidR="00DA18D8">
        <w:rPr>
          <w:rFonts w:ascii="Liberation Sans" w:eastAsia="Droid Sans" w:hAnsi="Liberation Sans" w:cs="Lohit Hindi"/>
          <w:b/>
          <w:bCs/>
          <w:color w:val="auto"/>
          <w:kern w:val="2"/>
          <w:sz w:val="28"/>
          <w:szCs w:val="28"/>
          <w:lang w:eastAsia="zh-CN" w:bidi="hi-IN"/>
        </w:rPr>
        <w:t xml:space="preserve"> (librería de Python)</w:t>
      </w:r>
    </w:p>
    <w:p w14:paraId="4C89088D" w14:textId="3A4E7529" w:rsidR="00C3280B" w:rsidRDefault="00D30D42">
      <w:pPr>
        <w:rPr>
          <w:lang w:eastAsia="zh-CN" w:bidi="hi-IN"/>
        </w:rPr>
      </w:pPr>
      <w:proofErr w:type="spellStart"/>
      <w:r>
        <w:rPr>
          <w:lang w:eastAsia="zh-CN" w:bidi="hi-IN"/>
        </w:rPr>
        <w:t>Pygame</w:t>
      </w:r>
      <w:proofErr w:type="spellEnd"/>
      <w:r w:rsidR="00DA18D8">
        <w:rPr>
          <w:lang w:eastAsia="zh-CN" w:bidi="hi-IN"/>
        </w:rP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4019DFEA" w14:textId="77777777" w:rsidR="00C3280B" w:rsidRDefault="00DA18D8">
      <w:pPr>
        <w:rPr>
          <w:lang w:eastAsia="zh-CN" w:bidi="hi-IN"/>
        </w:rPr>
      </w:pPr>
      <w:r>
        <w:rPr>
          <w:lang w:eastAsia="zh-CN" w:bidi="hi-IN"/>
        </w:rPr>
        <w:t>Construir desde cero el videojuego podría llevar demasiado tiempo y probablemente no diese tiempo a desarrollar el videojuego entero como un elemento funcional. Sin embargo, hacerlo desde cero ofrece una libertad absoluta en el desarrollo y la funcionalidad.</w:t>
      </w:r>
    </w:p>
    <w:p w14:paraId="3BAFF3EB" w14:textId="77777777" w:rsidR="00C3280B" w:rsidRDefault="00DA18D8">
      <w:pPr>
        <w:rPr>
          <w:lang w:eastAsia="zh-CN" w:bidi="hi-IN"/>
        </w:rPr>
      </w:pPr>
      <w:r>
        <w:rPr>
          <w:lang w:eastAsia="zh-CN" w:bidi="hi-IN"/>
        </w:rPr>
        <w:t>Utilizar un motor gráfico para el desarrollo del videojuego facilita mucho el desarrollo, sin embargo obliga a ceñirse al modelo que sigue el motor gráfico.</w:t>
      </w:r>
    </w:p>
    <w:p w14:paraId="682D4507" w14:textId="40ABA8D2" w:rsidR="00C3280B" w:rsidRDefault="00DA18D8">
      <w:pPr>
        <w:rPr>
          <w:lang w:eastAsia="zh-CN" w:bidi="hi-IN"/>
        </w:rPr>
      </w:pPr>
      <w:r>
        <w:rPr>
          <w:lang w:eastAsia="zh-CN" w:bidi="hi-IN"/>
        </w:rPr>
        <w:t xml:space="preserve">La librería de </w:t>
      </w:r>
      <w:proofErr w:type="spellStart"/>
      <w:r w:rsidR="00D30D42">
        <w:rPr>
          <w:lang w:eastAsia="zh-CN" w:bidi="hi-IN"/>
        </w:rPr>
        <w:t>Pygame</w:t>
      </w:r>
      <w:proofErr w:type="spellEnd"/>
      <w:r>
        <w:rPr>
          <w:lang w:eastAsia="zh-CN" w:bidi="hi-IN"/>
        </w:rPr>
        <w:t xml:space="preserve"> ofrece una solución intermedia, ofreciendo bastante libertad y una estructura de clases que limita muy poco ofreciendo las funcionalidades justas y necesarias (creación de la ventana donde se mostrará el juego, visualización de </w:t>
      </w:r>
      <w:proofErr w:type="spellStart"/>
      <w:r>
        <w:rPr>
          <w:lang w:eastAsia="zh-CN" w:bidi="hi-IN"/>
        </w:rPr>
        <w:t>sprites</w:t>
      </w:r>
      <w:proofErr w:type="spellEnd"/>
      <w:r>
        <w:rPr>
          <w:lang w:eastAsia="zh-CN" w:bidi="hi-IN"/>
        </w:rPr>
        <w:t xml:space="preserve"> y elementos visuales y poco más.).</w:t>
      </w:r>
    </w:p>
    <w:p w14:paraId="2BBE026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Decisión final</w:t>
      </w:r>
    </w:p>
    <w:p w14:paraId="336EC943" w14:textId="6392F9A5" w:rsidR="00C3280B" w:rsidRDefault="00DA18D8">
      <w:pPr>
        <w:rPr>
          <w:lang w:eastAsia="zh-CN" w:bidi="hi-IN"/>
        </w:rPr>
      </w:pPr>
      <w:r>
        <w:rPr>
          <w:lang w:eastAsia="zh-CN" w:bidi="hi-IN"/>
        </w:rPr>
        <w:t xml:space="preserve">Finalmente se ha optado por el uso del motor gráfico Unity en lugar de la librería </w:t>
      </w:r>
      <w:proofErr w:type="spellStart"/>
      <w:r w:rsidR="00D30D42">
        <w:rPr>
          <w:lang w:eastAsia="zh-CN" w:bidi="hi-IN"/>
        </w:rPr>
        <w:t>Pygame</w:t>
      </w:r>
      <w:proofErr w:type="spellEnd"/>
      <w:r>
        <w:rPr>
          <w:lang w:eastAsia="zh-CN" w:bidi="hi-IN"/>
        </w:rPr>
        <w:t xml:space="preserve"> porque es un entorno con el que se está más familiarizado (teniéndose un conocimiento mucho más profundo de Unity que de </w:t>
      </w:r>
      <w:proofErr w:type="spellStart"/>
      <w:r w:rsidR="00D30D42">
        <w:rPr>
          <w:lang w:eastAsia="zh-CN" w:bidi="hi-IN"/>
        </w:rPr>
        <w:t>Pygame</w:t>
      </w:r>
      <w:proofErr w:type="spellEnd"/>
      <w:r>
        <w:rPr>
          <w:lang w:eastAsia="zh-CN" w:bidi="hi-IN"/>
        </w:rPr>
        <w:t xml:space="preserve">). Como ya se ha mencionado anteriormente el proceso de aprendizaje puede llevar demasiado tiempo (siendo que para </w:t>
      </w:r>
      <w:proofErr w:type="spellStart"/>
      <w:r w:rsidR="00D30D42">
        <w:rPr>
          <w:lang w:eastAsia="zh-CN" w:bidi="hi-IN"/>
        </w:rPr>
        <w:t>Pygame</w:t>
      </w:r>
      <w:proofErr w:type="spellEnd"/>
      <w:r>
        <w:rPr>
          <w:lang w:eastAsia="zh-CN" w:bidi="hi-IN"/>
        </w:rPr>
        <w:t xml:space="preserve"> se posee un conocimiento muy básico). Adicionalmente se teme que, al ser </w:t>
      </w:r>
      <w:proofErr w:type="spellStart"/>
      <w:r w:rsidR="00D30D42">
        <w:rPr>
          <w:lang w:eastAsia="zh-CN" w:bidi="hi-IN"/>
        </w:rPr>
        <w:t>Pygame</w:t>
      </w:r>
      <w:proofErr w:type="spellEnd"/>
      <w:r>
        <w:rPr>
          <w:lang w:eastAsia="zh-CN" w:bidi="hi-IN"/>
        </w:rPr>
        <w:t xml:space="preserve"> demasiado abierto (una de sus ventajas), no se tenga tiempo suficiente para crear un videojuego de suficiente calidad.</w:t>
      </w:r>
    </w:p>
    <w:p w14:paraId="3C2BF0BF" w14:textId="77777777" w:rsidR="00C3280B" w:rsidRDefault="00DA18D8">
      <w:pPr>
        <w:rPr>
          <w:lang w:eastAsia="zh-CN" w:bidi="hi-IN"/>
        </w:rPr>
      </w:pPr>
      <w:r>
        <w:rPr>
          <w:lang w:eastAsia="zh-CN" w:bidi="hi-IN"/>
        </w:rPr>
        <w:t>Debido a su facilidad de uso y los elementos que ya trae por defecto se ha elegido Unity para el desarrollo del videojuego.</w:t>
      </w:r>
    </w:p>
    <w:p w14:paraId="7CBFAE51" w14:textId="77777777" w:rsidR="00C3280B" w:rsidRDefault="00DA18D8">
      <w:r>
        <w:lastRenderedPageBreak/>
        <w:br w:type="page"/>
      </w:r>
    </w:p>
    <w:p w14:paraId="608F5EF2"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7" w:name="_Toc67221256"/>
      <w:r>
        <w:rPr>
          <w:rFonts w:ascii="Liberation Sans" w:eastAsia="Droid Sans" w:hAnsi="Liberation Sans" w:cs="Lohit Hindi"/>
          <w:b/>
          <w:bCs/>
          <w:color w:val="auto"/>
          <w:kern w:val="2"/>
          <w:sz w:val="28"/>
          <w:szCs w:val="28"/>
          <w:lang w:eastAsia="zh-CN" w:bidi="hi-IN"/>
        </w:rPr>
        <w:lastRenderedPageBreak/>
        <w:t>Aspectos relevantes del desarrollo del proyecto</w:t>
      </w:r>
      <w:bookmarkEnd w:id="7"/>
    </w:p>
    <w:p w14:paraId="773A5E20" w14:textId="77777777" w:rsidR="00C3280B" w:rsidRDefault="00DA18D8">
      <w:r>
        <w:br w:type="page"/>
      </w:r>
    </w:p>
    <w:p w14:paraId="1539E744"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8" w:name="_Toc67221257"/>
      <w:r>
        <w:rPr>
          <w:rFonts w:ascii="Liberation Sans" w:eastAsia="Droid Sans" w:hAnsi="Liberation Sans" w:cs="Lohit Hindi"/>
          <w:b/>
          <w:bCs/>
          <w:color w:val="auto"/>
          <w:kern w:val="2"/>
          <w:sz w:val="28"/>
          <w:szCs w:val="28"/>
          <w:lang w:eastAsia="zh-CN" w:bidi="hi-IN"/>
        </w:rPr>
        <w:lastRenderedPageBreak/>
        <w:t>Trabajos relacionados</w:t>
      </w:r>
      <w:bookmarkEnd w:id="8"/>
    </w:p>
    <w:p w14:paraId="6969D612" w14:textId="77777777" w:rsidR="00C3280B" w:rsidRDefault="00C3280B">
      <w:pPr>
        <w:rPr>
          <w:lang w:eastAsia="zh-CN" w:bidi="hi-IN"/>
        </w:rPr>
      </w:pPr>
    </w:p>
    <w:p w14:paraId="1C465D7D" w14:textId="77777777" w:rsidR="00C3280B" w:rsidRDefault="00DA18D8">
      <w:pPr>
        <w:pStyle w:val="Ttulo2"/>
        <w:keepLines w:val="0"/>
        <w:widowControl w:val="0"/>
        <w:suppressAutoHyphens/>
        <w:spacing w:before="240" w:after="120" w:line="240" w:lineRule="auto"/>
        <w:textAlignment w:val="baseline"/>
        <w:rPr>
          <w:rFonts w:ascii="Liberation Sans" w:eastAsia="Droid Sans" w:hAnsi="Liberation Sans" w:cs="Lohit Hindi"/>
          <w:b/>
          <w:bCs/>
          <w:i/>
          <w:iCs/>
          <w:color w:val="auto"/>
          <w:kern w:val="2"/>
          <w:sz w:val="28"/>
          <w:szCs w:val="28"/>
          <w:lang w:eastAsia="zh-CN" w:bidi="hi-IN"/>
        </w:rPr>
      </w:pPr>
      <w:r>
        <w:rPr>
          <w:rFonts w:ascii="Liberation Sans" w:eastAsia="Droid Sans" w:hAnsi="Liberation Sans" w:cs="Lohit Hindi"/>
          <w:b/>
          <w:bCs/>
          <w:i/>
          <w:iCs/>
          <w:color w:val="auto"/>
          <w:kern w:val="2"/>
          <w:sz w:val="28"/>
          <w:szCs w:val="28"/>
          <w:lang w:eastAsia="zh-CN" w:bidi="hi-IN"/>
        </w:rPr>
        <w:t>Juegos similares en género y mecánicas</w:t>
      </w:r>
    </w:p>
    <w:p w14:paraId="527D3BEE" w14:textId="3429D403" w:rsidR="00C3280B" w:rsidRDefault="00DA18D8">
      <w:pPr>
        <w:pStyle w:val="UBUcuerpoTrabajo"/>
      </w:pPr>
      <w:r>
        <w:t xml:space="preserve">Este videojuego se inspira en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D30D42">
        <w:t>está</w:t>
      </w:r>
      <w:r>
        <w:t xml:space="preserve"> más centrado en la historia que Super </w:t>
      </w:r>
      <w:proofErr w:type="spellStart"/>
      <w:r>
        <w:t>Meat</w:t>
      </w:r>
      <w:proofErr w:type="spellEnd"/>
      <w:r>
        <w:t xml:space="preserve"> </w:t>
      </w:r>
      <w:proofErr w:type="spellStart"/>
      <w:r>
        <w:t>Boy</w:t>
      </w:r>
      <w:proofErr w:type="spellEnd"/>
      <w:r>
        <w:t>, mientras este se centra casi exclusivamente en las mecánicas.</w:t>
      </w:r>
    </w:p>
    <w:p w14:paraId="29710A28" w14:textId="7DFDD10C" w:rsidR="00C3280B" w:rsidRDefault="00DA18D8">
      <w:pPr>
        <w:pStyle w:val="UBUcuerpoTrabajo"/>
      </w:pPr>
      <w:r>
        <w:t xml:space="preserve">Celeste representa la variedad mecánica que se desea alcanzar, ofreciendo mecánicas distintas como </w:t>
      </w:r>
      <w:commentRangeStart w:id="9"/>
      <w:r>
        <w:t>acelerones</w:t>
      </w:r>
      <w:commentRangeEnd w:id="9"/>
      <w:r w:rsidR="00D30D42">
        <w:rPr>
          <w:rStyle w:val="Refdecomentario"/>
          <w:rFonts w:asciiTheme="minorHAnsi" w:eastAsiaTheme="minorHAnsi" w:hAnsiTheme="minorHAnsi" w:cstheme="minorBidi"/>
          <w:kern w:val="0"/>
          <w:lang w:eastAsia="en-US" w:bidi="ar-SA"/>
        </w:rPr>
        <w:commentReference w:id="9"/>
      </w:r>
      <w:r>
        <w:t xml:space="preserve"> y portales (igual que el videojuego que se va a desarrollar) e incluso mecánicas que modifican el estado natural del juego (como permitir dar más de un acelerón en el aire cuando no sería normalmente posible). Se aspira a alcanzar la variedad de mecánicas que Celeste provee y la diversión que estas generan.</w:t>
      </w:r>
    </w:p>
    <w:p w14:paraId="709F5B33" w14:textId="77777777" w:rsidR="00C3280B" w:rsidRDefault="00C3280B">
      <w:pPr>
        <w:pStyle w:val="UBUcuerpoTrabajo"/>
      </w:pPr>
    </w:p>
    <w:p w14:paraId="2C7A95FC" w14:textId="77777777" w:rsidR="00C3280B" w:rsidRDefault="00DA18D8">
      <w:pPr>
        <w:pStyle w:val="UBUcuerpoTrabajo"/>
        <w:keepNext/>
      </w:pPr>
      <w:r>
        <w:rPr>
          <w:noProof/>
        </w:rPr>
        <w:drawing>
          <wp:inline distT="0" distB="0" distL="0" distR="0" wp14:anchorId="3B2702C3" wp14:editId="62A1D645">
            <wp:extent cx="5400040" cy="3037205"/>
            <wp:effectExtent l="0" t="0" r="0" b="0"/>
            <wp:docPr id="5"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de la pantalla de un video juego&#10;&#10;Descripción generada automáticamente con confianza baja"/>
                    <pic:cNvPicPr>
                      <a:picLocks noChangeAspect="1" noChangeArrowheads="1"/>
                    </pic:cNvPicPr>
                  </pic:nvPicPr>
                  <pic:blipFill>
                    <a:blip r:embed="rId14"/>
                    <a:stretch>
                      <a:fillRect/>
                    </a:stretch>
                  </pic:blipFill>
                  <pic:spPr bwMode="auto">
                    <a:xfrm>
                      <a:off x="0" y="0"/>
                      <a:ext cx="5400040" cy="3037205"/>
                    </a:xfrm>
                    <a:prstGeom prst="rect">
                      <a:avLst/>
                    </a:prstGeom>
                  </pic:spPr>
                </pic:pic>
              </a:graphicData>
            </a:graphic>
          </wp:inline>
        </w:drawing>
      </w:r>
    </w:p>
    <w:p w14:paraId="75D8B218" w14:textId="77777777" w:rsidR="00C3280B" w:rsidRDefault="00DA18D8">
      <w:pPr>
        <w:pStyle w:val="Descripcin"/>
      </w:pPr>
      <w:r>
        <w:t xml:space="preserve">Ilustración </w:t>
      </w:r>
      <w:r>
        <w:fldChar w:fldCharType="begin"/>
      </w:r>
      <w:r>
        <w:instrText>SEQ Ilustración \* ARABIC</w:instrText>
      </w:r>
      <w:r>
        <w:fldChar w:fldCharType="separate"/>
      </w:r>
      <w:r>
        <w:t>1</w:t>
      </w:r>
      <w:r>
        <w:fldChar w:fldCharType="end"/>
      </w:r>
      <w:r>
        <w:t>: Captura de pantalla del videojuego Celeste.</w:t>
      </w:r>
    </w:p>
    <w:p w14:paraId="153542D9" w14:textId="5134A9B5" w:rsidR="00C3280B" w:rsidRDefault="00DA18D8">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D30D42">
        <w:t>está</w:t>
      </w:r>
      <w:r>
        <w:t xml:space="preserve"> muy centrado en el movimiento del jugador. La calidad de este juego es tal, que el jugador es en todo momento consciente de dónde </w:t>
      </w:r>
      <w:r w:rsidR="00D30D42">
        <w:t>está</w:t>
      </w:r>
      <w:r>
        <w:t xml:space="preserve"> el avatar que controla y qué está haciendo. El juego da mucha importancia a las físicas y cómo el jugador interactúa con ellas. Estas físicas no cambian, pero son un elemento muy bien establecido e intuitivo. En varios niveles el jugador tiene que hacer uso de las físicas y la inercia para superar obstáculos que en condiciones normales no sería capaz de superar.</w:t>
      </w:r>
    </w:p>
    <w:p w14:paraId="375249B0" w14:textId="77777777" w:rsidR="00C3280B" w:rsidRDefault="00DA18D8">
      <w:pPr>
        <w:pStyle w:val="UBUcuerpoTrabajo"/>
        <w:keepNext/>
      </w:pPr>
      <w:r>
        <w:rPr>
          <w:noProof/>
        </w:rPr>
        <w:lastRenderedPageBreak/>
        <w:drawing>
          <wp:inline distT="0" distB="0" distL="0" distR="0" wp14:anchorId="75A5F053" wp14:editId="7A01A97E">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a:picLocks noChangeAspect="1" noChangeArrowheads="1"/>
                    </pic:cNvPicPr>
                  </pic:nvPicPr>
                  <pic:blipFill>
                    <a:blip r:embed="rId15"/>
                    <a:stretch>
                      <a:fillRect/>
                    </a:stretch>
                  </pic:blipFill>
                  <pic:spPr bwMode="auto">
                    <a:xfrm>
                      <a:off x="0" y="0"/>
                      <a:ext cx="5400040" cy="3037205"/>
                    </a:xfrm>
                    <a:prstGeom prst="rect">
                      <a:avLst/>
                    </a:prstGeom>
                  </pic:spPr>
                </pic:pic>
              </a:graphicData>
            </a:graphic>
          </wp:inline>
        </w:drawing>
      </w:r>
    </w:p>
    <w:p w14:paraId="6AE1AA05" w14:textId="77777777" w:rsidR="00C3280B" w:rsidRDefault="00DA18D8">
      <w:pPr>
        <w:pStyle w:val="Descripcin"/>
      </w:pPr>
      <w:r>
        <w:t xml:space="preserve">Ilustración </w:t>
      </w:r>
      <w:r>
        <w:fldChar w:fldCharType="begin"/>
      </w:r>
      <w:r>
        <w:instrText>SEQ Ilustración \* ARABIC</w:instrText>
      </w:r>
      <w:r>
        <w:fldChar w:fldCharType="separate"/>
      </w:r>
      <w:r>
        <w:t>2</w:t>
      </w:r>
      <w:r>
        <w:fldChar w:fldCharType="end"/>
      </w:r>
      <w:r>
        <w:t xml:space="preserve">: Captura de pantalla de Super </w:t>
      </w:r>
      <w:proofErr w:type="spellStart"/>
      <w:r>
        <w:t>Meat</w:t>
      </w:r>
      <w:proofErr w:type="spellEnd"/>
      <w:r>
        <w:t xml:space="preserve"> </w:t>
      </w:r>
      <w:proofErr w:type="spellStart"/>
      <w:r>
        <w:t>Boy</w:t>
      </w:r>
      <w:proofErr w:type="spellEnd"/>
      <w:r>
        <w:t>.</w:t>
      </w:r>
    </w:p>
    <w:p w14:paraId="6E446DC9" w14:textId="4EBB1467" w:rsidR="00C3280B" w:rsidRDefault="00DA18D8">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está dividido en subniveles que no tienen por qué ser independientes entre sí. El jugador escoge un capítulo y ese capítulo está dividido en una serie de niveles por los que el jugador viaja hasta alcanzar el último nivel y superar el capítulo. En la captura de pantalla anteriormente mostrada se puede observar cómo cada nivel de Celeste es cerrado, con unos límites definidos y una entrada y salida claras. El nivel generalmente se superará resolviendo un puzle que se manifiesta deduciendo un camino que requerirá el uso de distintas mecánicas para recorrerse y llegar al siguiente nivel.</w:t>
      </w:r>
    </w:p>
    <w:p w14:paraId="5234AE7B" w14:textId="7A0A8563" w:rsidR="00C3280B" w:rsidRDefault="00DA18D8">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no se ve inicialmente. En el nivel mostrado en la captura se muestra un camino claro a seguir, pero no tiene por qué ser así.</w:t>
      </w:r>
    </w:p>
    <w:p w14:paraId="4A168544" w14:textId="181DC41E" w:rsidR="00C3280B" w:rsidRDefault="00DA18D8">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salida de un nivel no es la entrada a otro, mas es cierto que se sigue una temática en la que los niveles siguen un patrón visual similar. </w:t>
      </w:r>
    </w:p>
    <w:p w14:paraId="5D0360B6" w14:textId="77777777" w:rsidR="00C3280B" w:rsidRDefault="00DA18D8">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 y que no están limitados a la visión de la cámara.</w:t>
      </w:r>
    </w:p>
    <w:p w14:paraId="65A20C3E" w14:textId="77777777" w:rsidR="00C3280B" w:rsidRDefault="00DA18D8">
      <w:pPr>
        <w:pStyle w:val="UBUcuerpoTrabajo"/>
      </w:pPr>
      <w:r>
        <w:t>Para las mecánicas se va a seguir el ejemplo de Celeste, incluyendo mecánicas visuales y variadas que generen interacción entre sí.</w:t>
      </w:r>
    </w:p>
    <w:p w14:paraId="14BC9678" w14:textId="77777777" w:rsidR="00C3280B" w:rsidRDefault="00C3280B">
      <w:pPr>
        <w:pStyle w:val="UBUcuerpoTrabajo"/>
      </w:pPr>
    </w:p>
    <w:p w14:paraId="21E53B4F" w14:textId="77777777" w:rsidR="00C3280B" w:rsidRDefault="00DA18D8">
      <w:pPr>
        <w:pStyle w:val="UBUcuerpoTrabajo"/>
      </w:pPr>
      <w:r>
        <w:t xml:space="preserve">La temática y mecánicas de modificación de las físicas y el tiempo es la parte original que se va a implementar en el videojuego que se va a desarrollar. Mencionar aun así, que se van a utilizar mecánicas que no son enteramente originales (como el </w:t>
      </w:r>
      <w:ins w:id="10" w:author="Jesús Alonso Abad" w:date="2021-03-23T18:06:00Z">
        <w:r>
          <w:t>“</w:t>
        </w:r>
        <w:commentRangeStart w:id="11"/>
        <w:commentRangeStart w:id="12"/>
        <w:r>
          <w:t>tiempo bala</w:t>
        </w:r>
        <w:commentRangeEnd w:id="11"/>
        <w:r>
          <w:commentReference w:id="11"/>
        </w:r>
      </w:ins>
      <w:commentRangeEnd w:id="12"/>
      <w:r w:rsidR="00F01A9F">
        <w:rPr>
          <w:rStyle w:val="Refdecomentario"/>
          <w:rFonts w:asciiTheme="minorHAnsi" w:eastAsiaTheme="minorHAnsi" w:hAnsiTheme="minorHAnsi" w:cstheme="minorBidi"/>
          <w:kern w:val="0"/>
          <w:lang w:eastAsia="en-US" w:bidi="ar-SA"/>
        </w:rPr>
        <w:commentReference w:id="12"/>
      </w:r>
      <w:ins w:id="13" w:author="Jesús Alonso Abad" w:date="2021-03-23T18:06:00Z">
        <w:r>
          <w:t>”</w:t>
        </w:r>
      </w:ins>
      <w:del w:id="14" w:author="Jesús Alonso Abad" w:date="2021-03-23T18:06:00Z">
        <w:r>
          <w:delText>tiempo bala</w:delText>
        </w:r>
      </w:del>
      <w:r>
        <w:t xml:space="preserve"> que se utiliza en otros géneros y en algunos otros juegos de plataformas) pero que se van a adaptar al género de plataformas 2D.</w:t>
      </w:r>
    </w:p>
    <w:p w14:paraId="722104A3" w14:textId="77777777" w:rsidR="00C3280B" w:rsidRDefault="00DA18D8">
      <w:pPr>
        <w:pStyle w:val="UBUcuerpoTrabajo"/>
      </w:pPr>
      <w:r>
        <w:t xml:space="preserve">Existe un juego de plataformas 2D que se llama </w:t>
      </w:r>
      <w:proofErr w:type="spellStart"/>
      <w:r>
        <w:t>Braid</w:t>
      </w:r>
      <w:commentRangeStart w:id="15"/>
      <w:proofErr w:type="spellEnd"/>
      <w:r>
        <w:t>(1)</w:t>
      </w:r>
      <w:commentRangeEnd w:id="15"/>
      <w:r>
        <w:commentReference w:id="15"/>
      </w:r>
      <w:r>
        <w:t xml:space="preserve"> e implementa mecánicas de viajes en el tiempo. </w:t>
      </w:r>
      <w:del w:id="16" w:author="Jesús Alonso Abad" w:date="2021-03-23T18:10:00Z">
        <w:r>
          <w:delText>Sin embargo, al no haberlo jugado ni saber mucho al respecto, no se puede tomar como referencia para este proyecto.</w:delText>
        </w:r>
      </w:del>
      <w:commentRangeStart w:id="17"/>
      <w:commentRangeStart w:id="18"/>
      <w:ins w:id="19" w:author="Jesús Alonso Abad" w:date="2021-03-23T18:10:00Z">
        <w:r>
          <w:t xml:space="preserve"> Al </w:t>
        </w:r>
        <w:commentRangeEnd w:id="17"/>
        <w:r>
          <w:commentReference w:id="17"/>
        </w:r>
      </w:ins>
      <w:commentRangeEnd w:id="18"/>
      <w:r w:rsidR="00F01A9F">
        <w:rPr>
          <w:rStyle w:val="Refdecomentario"/>
          <w:rFonts w:asciiTheme="minorHAnsi" w:eastAsiaTheme="minorHAnsi" w:hAnsiTheme="minorHAnsi" w:cstheme="minorBidi"/>
          <w:kern w:val="0"/>
          <w:lang w:eastAsia="en-US" w:bidi="ar-SA"/>
        </w:rPr>
        <w:commentReference w:id="18"/>
      </w:r>
      <w:ins w:id="20" w:author="Jesús Alonso Abad" w:date="2021-03-23T18:10:00Z">
        <w:r>
          <w:t>no ser estas mecánicas similares a las que se proponen para este proyecto, no ha sido objeto de análisis.</w:t>
        </w:r>
      </w:ins>
    </w:p>
    <w:p w14:paraId="77BBD13B" w14:textId="77777777" w:rsidR="00C3280B" w:rsidRDefault="00C3280B">
      <w:pPr>
        <w:pStyle w:val="Ttulo2"/>
        <w:keepLines w:val="0"/>
        <w:widowControl w:val="0"/>
        <w:suppressAutoHyphens/>
        <w:spacing w:before="240" w:after="120" w:line="240" w:lineRule="auto"/>
        <w:textAlignment w:val="baseline"/>
        <w:rPr>
          <w:del w:id="21" w:author="Jesús Alonso Abad" w:date="2021-03-23T18:10:00Z"/>
          <w:rFonts w:ascii="Liberation Sans" w:eastAsia="Droid Sans" w:hAnsi="Liberation Sans" w:cs="Lohit Hindi"/>
          <w:b/>
          <w:bCs/>
          <w:i/>
          <w:iCs/>
          <w:color w:val="auto"/>
          <w:kern w:val="2"/>
          <w:sz w:val="28"/>
          <w:szCs w:val="28"/>
          <w:lang w:eastAsia="zh-CN" w:bidi="hi-IN"/>
        </w:rPr>
      </w:pPr>
    </w:p>
    <w:p w14:paraId="7B56B38D" w14:textId="77777777" w:rsidR="00C3280B" w:rsidRDefault="00DA18D8">
      <w:pPr>
        <w:pStyle w:val="Ttulo2"/>
        <w:widowControl w:val="0"/>
        <w:suppressAutoHyphens/>
        <w:spacing w:before="240" w:after="120" w:line="240" w:lineRule="auto"/>
        <w:textAlignment w:val="baseline"/>
      </w:pPr>
      <w:r>
        <w:rPr>
          <w:rFonts w:ascii="Liberation Sans" w:eastAsia="Droid Sans" w:hAnsi="Liberation Sans" w:cs="Lohit Hindi"/>
          <w:b/>
          <w:bCs/>
          <w:i/>
          <w:iCs/>
          <w:color w:val="auto"/>
          <w:kern w:val="2"/>
          <w:sz w:val="28"/>
          <w:szCs w:val="28"/>
          <w:lang w:eastAsia="zh-CN" w:bidi="hi-IN"/>
        </w:rPr>
        <w:t xml:space="preserve">Evaluación de </w:t>
      </w:r>
      <w:proofErr w:type="spellStart"/>
      <w:r>
        <w:rPr>
          <w:rFonts w:ascii="Liberation Sans" w:eastAsia="Droid Sans" w:hAnsi="Liberation Sans" w:cs="Lohit Hindi"/>
          <w:b/>
          <w:bCs/>
          <w:i/>
          <w:iCs/>
          <w:color w:val="auto"/>
          <w:kern w:val="2"/>
          <w:sz w:val="28"/>
          <w:szCs w:val="28"/>
          <w:lang w:eastAsia="zh-CN" w:bidi="hi-IN"/>
        </w:rPr>
        <w:t>Plataformer</w:t>
      </w:r>
      <w:proofErr w:type="spellEnd"/>
      <w:r>
        <w:rPr>
          <w:rFonts w:ascii="Liberation Sans" w:eastAsia="Droid Sans" w:hAnsi="Liberation Sans" w:cs="Lohit Hindi"/>
          <w:b/>
          <w:bCs/>
          <w:i/>
          <w:iCs/>
          <w:color w:val="auto"/>
          <w:kern w:val="2"/>
          <w:sz w:val="28"/>
          <w:szCs w:val="28"/>
          <w:lang w:eastAsia="zh-CN" w:bidi="hi-IN"/>
        </w:rPr>
        <w:t xml:space="preserve"> </w:t>
      </w:r>
      <w:proofErr w:type="spellStart"/>
      <w:r>
        <w:rPr>
          <w:rFonts w:ascii="Liberation Sans" w:eastAsia="Droid Sans" w:hAnsi="Liberation Sans" w:cs="Lohit Hindi"/>
          <w:b/>
          <w:bCs/>
          <w:i/>
          <w:iCs/>
          <w:color w:val="auto"/>
          <w:kern w:val="2"/>
          <w:sz w:val="28"/>
          <w:szCs w:val="28"/>
          <w:lang w:eastAsia="zh-CN" w:bidi="hi-IN"/>
        </w:rPr>
        <w:t>Microgame</w:t>
      </w:r>
      <w:proofErr w:type="spellEnd"/>
      <w:r>
        <w:rPr>
          <w:rFonts w:ascii="Liberation Sans" w:eastAsia="Droid Sans" w:hAnsi="Liberation Sans" w:cs="Lohit Hindi"/>
          <w:b/>
          <w:bCs/>
          <w:i/>
          <w:iCs/>
          <w:color w:val="auto"/>
          <w:kern w:val="2"/>
          <w:sz w:val="28"/>
          <w:szCs w:val="28"/>
          <w:lang w:eastAsia="zh-CN" w:bidi="hi-IN"/>
        </w:rPr>
        <w:t>(2)</w:t>
      </w:r>
      <w:commentRangeStart w:id="22"/>
      <w:commentRangeStart w:id="23"/>
      <w:commentRangeEnd w:id="22"/>
      <w:ins w:id="24" w:author="Jesús Alonso Abad" w:date="2021-03-23T18:12:00Z">
        <w:r>
          <w:rPr>
            <w:rFonts w:ascii="Liberation Sans" w:eastAsia="Droid Sans" w:hAnsi="Liberation Sans" w:cs="Lohit Hindi"/>
            <w:b/>
            <w:bCs/>
            <w:i/>
            <w:iCs/>
            <w:color w:val="auto"/>
            <w:kern w:val="2"/>
            <w:sz w:val="28"/>
            <w:szCs w:val="28"/>
            <w:lang w:eastAsia="zh-CN" w:bidi="hi-IN"/>
          </w:rPr>
          <w:commentReference w:id="22"/>
        </w:r>
      </w:ins>
      <w:commentRangeEnd w:id="23"/>
      <w:r w:rsidR="00F01A9F">
        <w:rPr>
          <w:rStyle w:val="Refdecomentario"/>
          <w:rFonts w:asciiTheme="minorHAnsi" w:eastAsiaTheme="minorHAnsi" w:hAnsiTheme="minorHAnsi" w:cstheme="minorBidi"/>
          <w:color w:val="auto"/>
        </w:rPr>
        <w:commentReference w:id="23"/>
      </w:r>
    </w:p>
    <w:p w14:paraId="48331073" w14:textId="77777777" w:rsidR="00C3280B" w:rsidRDefault="00DA18D8">
      <w:pPr>
        <w:pStyle w:val="UBUcuerpoTrabajo"/>
      </w:pPr>
      <w:r>
        <w:t xml:space="preserve">Para el desarrollo del videojuego se planteó partir de una plantilla de proyecto que proporcionase las bases del videojuego. Como plantilla de partida se eligió </w:t>
      </w:r>
      <w:proofErr w:type="spellStart"/>
      <w:r>
        <w:t>Plataformer</w:t>
      </w:r>
      <w:proofErr w:type="spellEnd"/>
      <w:r>
        <w:t xml:space="preserve"> </w:t>
      </w:r>
      <w:proofErr w:type="spellStart"/>
      <w:r>
        <w:t>Microgame</w:t>
      </w:r>
      <w:proofErr w:type="spellEnd"/>
      <w:r>
        <w:rPr>
          <w:rStyle w:val="FootnoteAnchor"/>
        </w:rPr>
        <w:footnoteReference w:id="1"/>
      </w:r>
      <w:r>
        <w:t xml:space="preserve"> y se realizó un estudio de la plantilla para ver si era válida como punto de partida. Del estudio se obtuvo un análisis de los elementos de </w:t>
      </w:r>
      <w:proofErr w:type="spellStart"/>
      <w:r>
        <w:t>Plataformer</w:t>
      </w:r>
      <w:proofErr w:type="spellEnd"/>
      <w:r>
        <w:t xml:space="preserve"> </w:t>
      </w:r>
      <w:proofErr w:type="spellStart"/>
      <w:r>
        <w:t>Microgame</w:t>
      </w:r>
      <w:proofErr w:type="spellEnd"/>
      <w:r>
        <w:t>.</w:t>
      </w:r>
    </w:p>
    <w:p w14:paraId="6A0AD8BA" w14:textId="77777777" w:rsidR="00C3280B" w:rsidRDefault="00C3280B">
      <w:pPr>
        <w:pStyle w:val="UBUcuerpoTrabajo"/>
      </w:pPr>
    </w:p>
    <w:p w14:paraId="3D294651" w14:textId="77777777" w:rsidR="00C3280B" w:rsidRDefault="00DA18D8">
      <w:pPr>
        <w:pStyle w:val="UBUcuerpoTrabajo"/>
        <w:keepNext/>
      </w:pPr>
      <w:r>
        <w:rPr>
          <w:noProof/>
        </w:rPr>
        <w:drawing>
          <wp:inline distT="0" distB="0" distL="0" distR="0" wp14:anchorId="2CD04507" wp14:editId="4CF4F9EE">
            <wp:extent cx="5400040" cy="85090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6"/>
                    <a:stretch>
                      <a:fillRect/>
                    </a:stretch>
                  </pic:blipFill>
                  <pic:spPr bwMode="auto">
                    <a:xfrm>
                      <a:off x="0" y="0"/>
                      <a:ext cx="5400040" cy="850900"/>
                    </a:xfrm>
                    <a:prstGeom prst="rect">
                      <a:avLst/>
                    </a:prstGeom>
                  </pic:spPr>
                </pic:pic>
              </a:graphicData>
            </a:graphic>
          </wp:inline>
        </w:drawing>
      </w:r>
    </w:p>
    <w:p w14:paraId="737B56BB" w14:textId="77777777" w:rsidR="00C3280B" w:rsidRDefault="00DA18D8">
      <w:pPr>
        <w:pStyle w:val="Descripcin"/>
      </w:pPr>
      <w:r>
        <w:t xml:space="preserve">Ilustración </w:t>
      </w:r>
      <w:r>
        <w:fldChar w:fldCharType="begin"/>
      </w:r>
      <w:r>
        <w:instrText>SEQ Ilustración \* ARABIC</w:instrText>
      </w:r>
      <w:r>
        <w:fldChar w:fldCharType="separate"/>
      </w:r>
      <w:r>
        <w:t>3</w:t>
      </w:r>
      <w:r>
        <w:fldChar w:fldCharType="end"/>
      </w:r>
      <w:r>
        <w:t xml:space="preserve">: Nivel de presentación de </w:t>
      </w:r>
      <w:proofErr w:type="spellStart"/>
      <w:r>
        <w:t>Plataformer</w:t>
      </w:r>
      <w:proofErr w:type="spellEnd"/>
      <w:r>
        <w:t xml:space="preserve"> </w:t>
      </w:r>
      <w:proofErr w:type="spellStart"/>
      <w:r>
        <w:t>Microgame</w:t>
      </w:r>
      <w:proofErr w:type="spellEnd"/>
      <w:r>
        <w:t>.</w:t>
      </w:r>
    </w:p>
    <w:p w14:paraId="5DBB44CF"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Grid</w:t>
      </w:r>
      <w:proofErr w:type="spellEnd"/>
    </w:p>
    <w:p w14:paraId="744BA338" w14:textId="77777777" w:rsidR="00C3280B" w:rsidRDefault="00DA18D8">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14C19C60"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 xml:space="preserve">UI </w:t>
      </w:r>
      <w:proofErr w:type="spellStart"/>
      <w:r>
        <w:rPr>
          <w:rFonts w:ascii="Liberation Sans" w:eastAsia="Droid Sans" w:hAnsi="Liberation Sans" w:cs="Lohit Hindi"/>
          <w:b/>
          <w:bCs/>
          <w:color w:val="auto"/>
          <w:kern w:val="2"/>
          <w:sz w:val="28"/>
          <w:szCs w:val="28"/>
          <w:lang w:eastAsia="zh-CN" w:bidi="hi-IN"/>
        </w:rPr>
        <w:t>Canvas</w:t>
      </w:r>
      <w:proofErr w:type="spellEnd"/>
    </w:p>
    <w:p w14:paraId="6298BA42" w14:textId="77777777" w:rsidR="00C3280B" w:rsidRDefault="00DA18D8">
      <w:pPr>
        <w:pStyle w:val="UBUcuerpoTrabajo"/>
      </w:pPr>
      <w:r>
        <w:t xml:space="preserve"> Ofrece una plantilla como punto de partida para la creación de elementos UI (</w:t>
      </w:r>
      <w:proofErr w:type="spellStart"/>
      <w:r>
        <w:t>User</w:t>
      </w:r>
      <w:proofErr w:type="spellEnd"/>
      <w:r>
        <w:t xml:space="preserve"> Interface).</w:t>
      </w:r>
    </w:p>
    <w:p w14:paraId="182E565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Enemies</w:t>
      </w:r>
      <w:proofErr w:type="spellEnd"/>
    </w:p>
    <w:p w14:paraId="44B2EB59" w14:textId="77777777" w:rsidR="00C3280B" w:rsidRDefault="00DA18D8">
      <w:pPr>
        <w:pStyle w:val="UBUcuerpoTrabajo"/>
      </w:pPr>
      <w:r>
        <w:t xml:space="preserve">Objeto que agrupa todos los enemigos en uno para tenerlos centralizados y fácilmente alcanzables e identificables. En la plantilla de </w:t>
      </w:r>
      <w:proofErr w:type="spellStart"/>
      <w:r>
        <w:t>Plataformer</w:t>
      </w:r>
      <w:proofErr w:type="spellEnd"/>
      <w:r>
        <w:t xml:space="preserve"> </w:t>
      </w:r>
      <w:proofErr w:type="spellStart"/>
      <w:r>
        <w:t>Microgame</w:t>
      </w:r>
      <w:proofErr w:type="spellEnd"/>
      <w:r>
        <w:t xml:space="preserve"> hay un tipo de enemigo implementado por defecto, que es el mostrado en la escena de muestra de la herramienta. Los enemigos pueden estar estáticos en un punto o seguir un patrón de movimiento.</w:t>
      </w:r>
    </w:p>
    <w:p w14:paraId="1EFB8176"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Tokens</w:t>
      </w:r>
    </w:p>
    <w:p w14:paraId="31A25453" w14:textId="77777777" w:rsidR="00C3280B" w:rsidRDefault="00DA18D8">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3B89C06E"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Zones</w:t>
      </w:r>
      <w:proofErr w:type="spellEnd"/>
    </w:p>
    <w:p w14:paraId="2EA8125B" w14:textId="77777777" w:rsidR="00C3280B" w:rsidRDefault="00DA18D8">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00D4F119"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GameController</w:t>
      </w:r>
      <w:proofErr w:type="spellEnd"/>
    </w:p>
    <w:p w14:paraId="0431FCDD" w14:textId="77777777" w:rsidR="00C3280B" w:rsidRDefault="00DA18D8">
      <w:pPr>
        <w:pStyle w:val="UBUcuerpoTrabajo"/>
      </w:pPr>
      <w:r>
        <w:t xml:space="preserve">Contiene los elementos necesarios para el funcionamiento del juego como elemento conjunto. Principalmente contiene una clase con datos que las clases del nivel utilizaran, </w:t>
      </w:r>
      <w:r>
        <w:lastRenderedPageBreak/>
        <w:t>una clase encargada de animar los coleccionables (tokens) y una clase encargada de mostrar u ocultar el menú de pausa del juego.</w:t>
      </w:r>
    </w:p>
    <w:p w14:paraId="0CBE6748"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Player</w:t>
      </w:r>
    </w:p>
    <w:p w14:paraId="7F8CEE95" w14:textId="77777777" w:rsidR="00C3280B" w:rsidRDefault="00DA18D8">
      <w:pPr>
        <w:pStyle w:val="UBUcuerpoTrabajo"/>
      </w:pPr>
      <w:r>
        <w:t>Objeto que representa el avatar que controlará el jugador.</w:t>
      </w:r>
    </w:p>
    <w:p w14:paraId="5CA9B841"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Simulation</w:t>
      </w:r>
      <w:proofErr w:type="spellEnd"/>
    </w:p>
    <w:p w14:paraId="760E77D7" w14:textId="77777777" w:rsidR="00C3280B" w:rsidRDefault="00DA18D8">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 Para el funcionamiento de la clase </w:t>
      </w:r>
      <w:proofErr w:type="spellStart"/>
      <w:r>
        <w:t>Simulation</w:t>
      </w:r>
      <w:proofErr w:type="spellEnd"/>
      <w:r>
        <w:t xml:space="preserve">, esta hace uso de otras dos subclases: </w:t>
      </w:r>
      <w:proofErr w:type="spellStart"/>
      <w:r>
        <w:t>Simulation.Event</w:t>
      </w:r>
      <w:proofErr w:type="spellEnd"/>
      <w:r>
        <w:t xml:space="preserve"> y </w:t>
      </w:r>
      <w:proofErr w:type="spellStart"/>
      <w:r>
        <w:t>Simulation.InstanceRegister</w:t>
      </w:r>
      <w:proofErr w:type="spellEnd"/>
      <w:r>
        <w:t>. Se va a explicar a continuación porque son clases que se consideran importantes y claves para entender el funcionamiento de la arquitectura del videojuego.</w:t>
      </w:r>
    </w:p>
    <w:p w14:paraId="24187854" w14:textId="77777777" w:rsidR="00C3280B" w:rsidRDefault="00C3280B">
      <w:pPr>
        <w:pStyle w:val="UBUcuerpoTrabajo"/>
      </w:pPr>
    </w:p>
    <w:p w14:paraId="59CD06DB" w14:textId="77777777" w:rsidR="00C3280B" w:rsidRDefault="00DA18D8">
      <w:pPr>
        <w:pStyle w:val="UBUcuerpoTrabajo"/>
      </w:pPr>
      <w:proofErr w:type="spellStart"/>
      <w:r>
        <w:t>Simulation</w:t>
      </w:r>
      <w:proofErr w:type="spellEnd"/>
      <w:r>
        <w:t xml:space="preserve">: Este fichero contiene la estructura principal del funcionamiento de </w:t>
      </w:r>
      <w:proofErr w:type="spellStart"/>
      <w:r>
        <w:t>Simulation</w:t>
      </w:r>
      <w:proofErr w:type="spellEnd"/>
      <w:r>
        <w:t xml:space="preserve">. </w:t>
      </w:r>
      <w:proofErr w:type="spellStart"/>
      <w:r>
        <w:t>Simulation</w:t>
      </w:r>
      <w:proofErr w:type="spellEnd"/>
      <w:r>
        <w:t xml:space="preserve"> es una clase estática con una cola, también estática, que guarda eventos (clase </w:t>
      </w:r>
      <w:proofErr w:type="spellStart"/>
      <w:r>
        <w:t>Event</w:t>
      </w:r>
      <w:proofErr w:type="spellEnd"/>
      <w:r>
        <w:t xml:space="preserve">) y los libera cuando </w:t>
      </w:r>
      <w:proofErr w:type="spellStart"/>
      <w:r>
        <w:t>GameController</w:t>
      </w:r>
      <w:proofErr w:type="spellEnd"/>
      <w:r>
        <w:t xml:space="preserve"> llama al método </w:t>
      </w:r>
      <w:proofErr w:type="spellStart"/>
      <w:r>
        <w:t>tick</w:t>
      </w:r>
      <w:proofErr w:type="spellEnd"/>
      <w:r>
        <w:t xml:space="preserve">(). Este fichero tiene el método </w:t>
      </w:r>
      <w:proofErr w:type="spellStart"/>
      <w:r>
        <w:t>tick</w:t>
      </w:r>
      <w:proofErr w:type="spellEnd"/>
      <w:r>
        <w:t xml:space="preserve">() y los métodos necesarios para añadir y remover elementos de la cola. </w:t>
      </w:r>
    </w:p>
    <w:p w14:paraId="298CDF52" w14:textId="77777777" w:rsidR="00C3280B" w:rsidRDefault="00DA18D8">
      <w:pPr>
        <w:pStyle w:val="UBUcuerpoTrabajo"/>
      </w:pPr>
      <w:proofErr w:type="spellStart"/>
      <w:r>
        <w:t>Simulation.Event</w:t>
      </w:r>
      <w:proofErr w:type="spellEnd"/>
      <w:r>
        <w:t xml:space="preserve">: Contiene la clase interna </w:t>
      </w:r>
      <w:proofErr w:type="spellStart"/>
      <w:r>
        <w:t>Event</w:t>
      </w:r>
      <w:proofErr w:type="spellEnd"/>
      <w:r>
        <w:t xml:space="preserve"> que se encarga de ejecutar el comando asociado a ese evento. De esta clase de la que heredan todos los eventos que saltan durante la ejecución del juego (como por ejemplo </w:t>
      </w:r>
      <w:proofErr w:type="spellStart"/>
      <w:r>
        <w:t>EnemyDeath</w:t>
      </w:r>
      <w:proofErr w:type="spellEnd"/>
      <w:r>
        <w:t xml:space="preserve">, el evento que salta cuando el jugador muere). Los eventos se guardan en su mayoría en la carpeta </w:t>
      </w:r>
      <w:proofErr w:type="spellStart"/>
      <w:r>
        <w:t>Assets</w:t>
      </w:r>
      <w:proofErr w:type="spellEnd"/>
      <w:r>
        <w:t>/Scripts/</w:t>
      </w:r>
      <w:proofErr w:type="spellStart"/>
      <w:r>
        <w:t>Gameplay</w:t>
      </w:r>
      <w:proofErr w:type="spellEnd"/>
      <w:r>
        <w:t>.</w:t>
      </w:r>
    </w:p>
    <w:p w14:paraId="1C600583" w14:textId="77777777" w:rsidR="00C3280B" w:rsidRDefault="00DA18D8">
      <w:pPr>
        <w:pStyle w:val="UBUcuerpoTrabajo"/>
      </w:pPr>
      <w:proofErr w:type="spellStart"/>
      <w:r>
        <w:t>Simulation.InstanceRegister</w:t>
      </w:r>
      <w:proofErr w:type="spellEnd"/>
      <w:r>
        <w:t xml:space="preserve">: Contiene la clase </w:t>
      </w:r>
      <w:proofErr w:type="spellStart"/>
      <w:r>
        <w:t>InstanceRegister</w:t>
      </w:r>
      <w:proofErr w:type="spellEnd"/>
      <w:r>
        <w:t xml:space="preserve">. Esta clase simplemente devuelve una instancia nueva de un objeto cualquiera. Esta clase esta creada para que </w:t>
      </w:r>
      <w:proofErr w:type="spellStart"/>
      <w:r>
        <w:t>Simulation</w:t>
      </w:r>
      <w:proofErr w:type="spellEnd"/>
      <w:r>
        <w:t xml:space="preserve"> pueda crear </w:t>
      </w:r>
      <w:proofErr w:type="spellStart"/>
      <w:r>
        <w:t>singletons</w:t>
      </w:r>
      <w:proofErr w:type="spellEnd"/>
      <w:r>
        <w:t xml:space="preserve"> (patrón de diseño) de clases. Es utilizado para que todas las clases trabajen sobre el mismo modelo. Ese modelo es un script denominado </w:t>
      </w:r>
      <w:proofErr w:type="spellStart"/>
      <w:r>
        <w:t>PlataformerModel</w:t>
      </w:r>
      <w:proofErr w:type="spellEnd"/>
      <w:r>
        <w:t xml:space="preserve"> con una clase que exclusivamente tiene una serie de atributos (como el Player, las cámaras o el punto de aparición del jugador) que serán utilizados por varias clases.</w:t>
      </w:r>
    </w:p>
    <w:p w14:paraId="2AC03953"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Pegas</w:t>
      </w:r>
    </w:p>
    <w:p w14:paraId="2B63EA9D" w14:textId="77777777" w:rsidR="00C3280B" w:rsidRDefault="00DA18D8">
      <w:pPr>
        <w:pStyle w:val="UBUcuerpoTrabajo"/>
      </w:pPr>
      <w:r>
        <w:t xml:space="preserve">Hay una serie de pegas importantes que se han encontrado en la plantilla de </w:t>
      </w:r>
      <w:proofErr w:type="spellStart"/>
      <w:r>
        <w:t>Plataformer</w:t>
      </w:r>
      <w:proofErr w:type="spellEnd"/>
      <w:r>
        <w:t xml:space="preserve"> </w:t>
      </w:r>
      <w:proofErr w:type="spellStart"/>
      <w:r>
        <w:t>Microgame</w:t>
      </w:r>
      <w:proofErr w:type="spellEnd"/>
      <w:r>
        <w:t xml:space="preserve"> y que han sido importantes a la hora de elegir si utilizarla o no.</w:t>
      </w:r>
    </w:p>
    <w:p w14:paraId="332C4B1F" w14:textId="77777777" w:rsidR="00C3280B" w:rsidRDefault="00C3280B">
      <w:pPr>
        <w:pStyle w:val="UBUcuerpoTrabajo"/>
      </w:pPr>
    </w:p>
    <w:p w14:paraId="454AC60B" w14:textId="77777777" w:rsidR="00C3280B" w:rsidRDefault="00DA18D8">
      <w:pPr>
        <w:pStyle w:val="UBUcuerpoTrabajo"/>
        <w:rPr>
          <w:b/>
          <w:bCs/>
        </w:rPr>
      </w:pPr>
      <w:proofErr w:type="spellStart"/>
      <w:r>
        <w:rPr>
          <w:b/>
          <w:bCs/>
        </w:rPr>
        <w:t>AnimationController</w:t>
      </w:r>
      <w:proofErr w:type="spellEnd"/>
      <w:r>
        <w:rPr>
          <w:b/>
          <w:bCs/>
        </w:rPr>
        <w:t xml:space="preserve"> </w:t>
      </w:r>
    </w:p>
    <w:p w14:paraId="609C6F68" w14:textId="77777777" w:rsidR="00C3280B" w:rsidRDefault="00DA18D8">
      <w:pPr>
        <w:pStyle w:val="UBUcuerpoTrabajo"/>
      </w:pPr>
      <w:proofErr w:type="spellStart"/>
      <w:r>
        <w:t>AnimationController</w:t>
      </w:r>
      <w:proofErr w:type="spellEnd"/>
      <w:r>
        <w:t xml:space="preserve"> es la clase que implementas las físicas y la animación de los objetos (en la escena solo se aplica a los enemigos).</w:t>
      </w:r>
    </w:p>
    <w:p w14:paraId="6C6AD9B2" w14:textId="77777777" w:rsidR="00C3280B" w:rsidRDefault="00DA18D8">
      <w:pPr>
        <w:pStyle w:val="UBUcuerpoTrabajo"/>
      </w:pPr>
      <w:r>
        <w:t xml:space="preserve">Esta clase se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t>ComputeVelocity</w:t>
      </w:r>
      <w:proofErr w:type="spellEnd"/>
      <w:r>
        <w:t xml:space="preserve">() modificando tanto físicas como animaciones. El script </w:t>
      </w:r>
      <w:proofErr w:type="spellStart"/>
      <w:r>
        <w:t>PlayerController</w:t>
      </w:r>
      <w:proofErr w:type="spellEnd"/>
      <w:r>
        <w:t xml:space="preserve"> adolece de los mismos problemas. </w:t>
      </w:r>
    </w:p>
    <w:p w14:paraId="5A2E779A" w14:textId="77777777" w:rsidR="00C3280B" w:rsidRDefault="00DA18D8">
      <w:pPr>
        <w:pStyle w:val="UBUcuerpoTrabajo"/>
      </w:pPr>
      <w:r>
        <w:t xml:space="preserve">Adicionalmente delega a la animación el movimiento de todo el enemigo, lo cual </w:t>
      </w:r>
      <w:r>
        <w:lastRenderedPageBreak/>
        <w:t xml:space="preserve">obliga a las animaciones a encargarse del movimiento, l0 cual no es tarea suya. </w:t>
      </w:r>
    </w:p>
    <w:p w14:paraId="43AF2530" w14:textId="77777777" w:rsidR="00C3280B" w:rsidRDefault="00C3280B">
      <w:pPr>
        <w:pStyle w:val="UBUcuerpoTrabajo"/>
      </w:pPr>
    </w:p>
    <w:p w14:paraId="31327EE6" w14:textId="77777777" w:rsidR="00C3280B" w:rsidRDefault="00DA18D8">
      <w:pPr>
        <w:pStyle w:val="UBUcuerpoTrabajo"/>
        <w:rPr>
          <w:b/>
          <w:bCs/>
        </w:rPr>
      </w:pPr>
      <w:proofErr w:type="spellStart"/>
      <w:r>
        <w:rPr>
          <w:b/>
          <w:bCs/>
        </w:rPr>
        <w:t>Health</w:t>
      </w:r>
      <w:proofErr w:type="spellEnd"/>
      <w:r>
        <w:rPr>
          <w:b/>
          <w:bCs/>
        </w:rPr>
        <w:t xml:space="preserve"> </w:t>
      </w:r>
    </w:p>
    <w:p w14:paraId="793B1CEF" w14:textId="77777777" w:rsidR="00C3280B" w:rsidRDefault="00DA18D8">
      <w:pPr>
        <w:pStyle w:val="UBUcuerpoTrabajo"/>
      </w:pPr>
      <w:proofErr w:type="spellStart"/>
      <w:r>
        <w:t>Health</w:t>
      </w:r>
      <w:proofErr w:type="spellEnd"/>
      <w:r>
        <w:t xml:space="preserve"> hereda de MonoBehaviour, pero no tiene necesidad de heredar de esta clase, ni heredar sus métodos y responsabilidades. La única función que sobrescribe de MonoBehaviour es </w:t>
      </w:r>
      <w:proofErr w:type="spellStart"/>
      <w:r>
        <w:t>Awake</w:t>
      </w:r>
      <w:proofErr w:type="spellEnd"/>
      <w:r>
        <w:t xml:space="preserve">(), función que puede ser perfectamente sustituida por un constructor. Adicionalmente, </w:t>
      </w:r>
      <w:proofErr w:type="spellStart"/>
      <w:r>
        <w:t>Health</w:t>
      </w:r>
      <w:proofErr w:type="spellEnd"/>
      <w:r>
        <w:t xml:space="preserve"> no tiene un método para devolver la salud a un estado inicial o por defecto, haciendo que tanto a la hora de reestablecer la salud de un objeto como a la hora de restablecer la salud del Player cuando reaparece después de morir, se aplique el método </w:t>
      </w:r>
      <w:proofErr w:type="spellStart"/>
      <w:r>
        <w:t>Increment</w:t>
      </w:r>
      <w:proofErr w:type="spellEnd"/>
      <w:r>
        <w:t xml:space="preserve">(), método que no corresponde a esa acción. </w:t>
      </w:r>
    </w:p>
    <w:p w14:paraId="6BD205CA" w14:textId="77777777" w:rsidR="00C3280B" w:rsidRDefault="00C3280B">
      <w:pPr>
        <w:pStyle w:val="UBUcuerpoTrabajo"/>
      </w:pPr>
    </w:p>
    <w:p w14:paraId="73351815" w14:textId="77777777" w:rsidR="00C3280B" w:rsidRDefault="00DA18D8">
      <w:pPr>
        <w:pStyle w:val="UBUcuerpoTrabajo"/>
        <w:rPr>
          <w:b/>
          <w:bCs/>
        </w:rPr>
      </w:pPr>
      <w:proofErr w:type="spellStart"/>
      <w:r>
        <w:rPr>
          <w:b/>
          <w:bCs/>
        </w:rPr>
        <w:t>SpawnPoint</w:t>
      </w:r>
      <w:proofErr w:type="spellEnd"/>
      <w:r>
        <w:rPr>
          <w:b/>
          <w:bCs/>
        </w:rPr>
        <w:t xml:space="preserve"> </w:t>
      </w:r>
    </w:p>
    <w:p w14:paraId="56E9C7A7" w14:textId="77777777" w:rsidR="00C3280B" w:rsidRDefault="00DA18D8">
      <w:pPr>
        <w:pStyle w:val="UBUcuerpoTrabajo"/>
      </w:pPr>
      <w:proofErr w:type="spellStart"/>
      <w:r>
        <w:t>SpawnPoint</w:t>
      </w:r>
      <w:proofErr w:type="spellEnd"/>
      <w:r>
        <w:t xml:space="preserve"> es un objeto de la escena supuestamente creado para determinar el punto de aparición del jugador, sin embargo esto solo se aplica cuando el jugador muere, de manera que inicia el juego en una posición y reaparece en otra. No sé si es una pega o no, pero es digno de mención. </w:t>
      </w:r>
    </w:p>
    <w:p w14:paraId="619D2C68" w14:textId="77777777" w:rsidR="00C3280B" w:rsidRDefault="00C3280B">
      <w:pPr>
        <w:pStyle w:val="UBUcuerpoTrabajo"/>
      </w:pPr>
    </w:p>
    <w:p w14:paraId="65BD6A58" w14:textId="77777777" w:rsidR="00C3280B" w:rsidRDefault="00DA18D8">
      <w:pPr>
        <w:pStyle w:val="UBUcuerpoTrabajo"/>
        <w:rPr>
          <w:b/>
          <w:bCs/>
        </w:rPr>
      </w:pPr>
      <w:proofErr w:type="spellStart"/>
      <w:r>
        <w:rPr>
          <w:b/>
          <w:bCs/>
        </w:rPr>
        <w:t>JumpState</w:t>
      </w:r>
      <w:proofErr w:type="spellEnd"/>
      <w:r>
        <w:rPr>
          <w:b/>
          <w:bCs/>
        </w:rPr>
        <w:t xml:space="preserve"> </w:t>
      </w:r>
    </w:p>
    <w:p w14:paraId="2EA5A6A2" w14:textId="77777777" w:rsidR="00C3280B" w:rsidRDefault="00DA18D8">
      <w:pPr>
        <w:pStyle w:val="UBUcuerpoTrabajo"/>
      </w:pPr>
      <w:r>
        <w:t xml:space="preserve">La clase </w:t>
      </w:r>
      <w:proofErr w:type="spellStart"/>
      <w:r>
        <w:t>PlayerController</w:t>
      </w:r>
      <w:proofErr w:type="spellEnd"/>
      <w:r>
        <w:t xml:space="preserve"> maneja los estados de salto mediante una enumeración, manejándolos mediante un </w:t>
      </w:r>
      <w:proofErr w:type="spellStart"/>
      <w:r>
        <w:t>switch</w:t>
      </w:r>
      <w:proofErr w:type="spellEnd"/>
      <w:r>
        <w:t>. Esto viola el principio Open/</w:t>
      </w:r>
      <w:proofErr w:type="spellStart"/>
      <w:r>
        <w:t>Close</w:t>
      </w:r>
      <w:proofErr w:type="spellEnd"/>
      <w:r>
        <w:t xml:space="preserve"> y centraliza toda las operaciones correspondientes a los estado en </w:t>
      </w:r>
      <w:proofErr w:type="spellStart"/>
      <w:r>
        <w:t>PlayerController</w:t>
      </w:r>
      <w:proofErr w:type="spellEnd"/>
      <w:r>
        <w:t xml:space="preserve"> agrandando la clase. </w:t>
      </w:r>
    </w:p>
    <w:p w14:paraId="23F66793" w14:textId="77777777" w:rsidR="00C3280B" w:rsidRDefault="00DA18D8">
      <w:pPr>
        <w:pStyle w:val="UBUcuerpoTrabajo"/>
      </w:pPr>
      <w:r>
        <w:t>En lo relativo a la acción de salto el atributo de deceleración (</w:t>
      </w:r>
      <w:proofErr w:type="spellStart"/>
      <w:r>
        <w:t>jumpDeceleration</w:t>
      </w:r>
      <w:proofErr w:type="spellEnd"/>
      <w:r>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3EF03A42" w14:textId="77777777" w:rsidR="00C3280B" w:rsidRDefault="00C3280B">
      <w:pPr>
        <w:pStyle w:val="UBUcuerpoTrabajo"/>
      </w:pPr>
    </w:p>
    <w:p w14:paraId="20F7D73C" w14:textId="77777777" w:rsidR="00C3280B" w:rsidRDefault="00DA18D8">
      <w:pPr>
        <w:pStyle w:val="UBUcuerpoTrabajo"/>
        <w:rPr>
          <w:b/>
          <w:bCs/>
        </w:rPr>
      </w:pPr>
      <w:r>
        <w:rPr>
          <w:b/>
          <w:bCs/>
        </w:rPr>
        <w:t xml:space="preserve">Rigidbody2D.Cast </w:t>
      </w:r>
    </w:p>
    <w:p w14:paraId="5F08E9CB" w14:textId="77777777" w:rsidR="00C3280B" w:rsidRDefault="00DA18D8">
      <w:pPr>
        <w:pStyle w:val="UBUcuerpoTrabajo"/>
      </w:pPr>
      <w:r>
        <w:t xml:space="preserve">El Player utiliza el método </w:t>
      </w:r>
      <w:proofErr w:type="spellStart"/>
      <w:r>
        <w:t>Cast</w:t>
      </w:r>
      <w:proofErr w:type="spellEnd"/>
      <w:r>
        <w:t xml:space="preserve">() de su Rigidbody2D para detectar los elementos que tiene a su alrededor y actuar en consecuencia. Esto provoca que todas las superficies con las que choca sean tratadas iguales, ya sean paredes o suelo, lo que desemboca en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73FDF825" w14:textId="77777777" w:rsidR="00C3280B" w:rsidRDefault="00C3280B">
      <w:pPr>
        <w:pStyle w:val="UBUcuerpoTrabajo"/>
      </w:pPr>
    </w:p>
    <w:p w14:paraId="712596C1" w14:textId="77777777" w:rsidR="00C3280B" w:rsidRDefault="00DA18D8">
      <w:pPr>
        <w:pStyle w:val="UBUcuerpoTrabajo"/>
        <w:rPr>
          <w:b/>
          <w:bCs/>
        </w:rPr>
      </w:pPr>
      <w:proofErr w:type="spellStart"/>
      <w:r>
        <w:rPr>
          <w:b/>
          <w:bCs/>
        </w:rPr>
        <w:t>PatrolPath.Mover</w:t>
      </w:r>
      <w:proofErr w:type="spellEnd"/>
      <w:r>
        <w:rPr>
          <w:b/>
          <w:bCs/>
        </w:rPr>
        <w:t xml:space="preserve"> </w:t>
      </w:r>
    </w:p>
    <w:p w14:paraId="4A1558EF" w14:textId="77777777" w:rsidR="00C3280B" w:rsidRDefault="00DA18D8">
      <w:pPr>
        <w:pStyle w:val="UBUcuerpoTrabajo"/>
      </w:pPr>
      <w:r>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3001952D" w14:textId="77777777" w:rsidR="00C3280B" w:rsidRDefault="00C3280B">
      <w:pPr>
        <w:pStyle w:val="UBUcuerpoTrabajo"/>
      </w:pPr>
    </w:p>
    <w:p w14:paraId="47C4BCB5" w14:textId="77777777" w:rsidR="00C3280B" w:rsidRDefault="00DA18D8">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r>
        <w:rPr>
          <w:rFonts w:ascii="Liberation Sans" w:eastAsia="Droid Sans" w:hAnsi="Liberation Sans" w:cs="Lohit Hindi"/>
          <w:b/>
          <w:bCs/>
          <w:color w:val="auto"/>
          <w:kern w:val="2"/>
          <w:sz w:val="28"/>
          <w:szCs w:val="28"/>
          <w:lang w:eastAsia="zh-CN" w:bidi="hi-IN"/>
        </w:rPr>
        <w:t>Conclusiones</w:t>
      </w:r>
    </w:p>
    <w:p w14:paraId="61885208" w14:textId="77777777" w:rsidR="00C3280B" w:rsidRDefault="00DA18D8">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w:t>
      </w:r>
      <w:r>
        <w:lastRenderedPageBreak/>
        <w:t xml:space="preserve">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que se pueden encargar algunas clases).</w:t>
      </w:r>
    </w:p>
    <w:p w14:paraId="45BFD46C" w14:textId="77777777" w:rsidR="00C3280B" w:rsidRDefault="00DA18D8">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6B451311" w14:textId="77777777" w:rsidR="00C3280B" w:rsidRDefault="00C3280B">
      <w:pPr>
        <w:pStyle w:val="UBUcuerpoTrabajo"/>
      </w:pPr>
    </w:p>
    <w:p w14:paraId="53F9593A" w14:textId="77777777" w:rsidR="00C3280B" w:rsidRDefault="00DA18D8">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1FE0EF32" w14:textId="77777777" w:rsidR="00C3280B" w:rsidRDefault="00DA18D8">
      <w:pPr>
        <w:pStyle w:val="UBUcuerpoTrabajo"/>
      </w:pPr>
      <w:r>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134524F0" w14:textId="77777777" w:rsidR="00C3280B" w:rsidRDefault="00DA18D8">
      <w:pPr>
        <w:pStyle w:val="UBUcuerpoTrabajo"/>
      </w:pPr>
      <w:proofErr w:type="spellStart"/>
      <w:r>
        <w:t>Health</w:t>
      </w:r>
      <w:proofErr w:type="spellEnd"/>
      <w:r>
        <w:t xml:space="preserve"> no debe heredar de MonoBehaviour. Adicionalmente </w:t>
      </w:r>
      <w:proofErr w:type="spellStart"/>
      <w:r>
        <w:t>Health</w:t>
      </w:r>
      <w:proofErr w:type="spellEnd"/>
      <w:r>
        <w:t xml:space="preserve"> debe añadir un método para devolver el estado de la salud a un estado inicial o por defecto. </w:t>
      </w:r>
    </w:p>
    <w:p w14:paraId="5EA6C182" w14:textId="77777777" w:rsidR="00C3280B" w:rsidRDefault="00DA18D8">
      <w:pPr>
        <w:pStyle w:val="UBUcuerpoTrabajo"/>
      </w:pPr>
      <w:r>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t>Awake</w:t>
      </w:r>
      <w:proofErr w:type="spellEnd"/>
      <w:r>
        <w:t xml:space="preserve">() de la clase y obligando a esas clases a heredar de MonoBehaviour). Añadir una clase que haga esta labor de inicialización no pude empeorar la situación, solo mejorarla. </w:t>
      </w:r>
    </w:p>
    <w:p w14:paraId="3E5A8C84" w14:textId="77777777" w:rsidR="00C3280B" w:rsidRDefault="00DA18D8">
      <w:pPr>
        <w:pStyle w:val="UBUcuerpoTrabajo"/>
      </w:pPr>
      <w:r>
        <w:t xml:space="preserve">Hacer una estructura de clases adecuadas a los estados del Player y los comportamientos asociados a estos, aplicando el patrón de diseño Estado. </w:t>
      </w:r>
    </w:p>
    <w:p w14:paraId="32CD7A32" w14:textId="77777777" w:rsidR="00C3280B" w:rsidRDefault="00DA18D8">
      <w:pPr>
        <w:pStyle w:val="UBUcuerpoTrabajo"/>
      </w:pPr>
      <w:r>
        <w:t xml:space="preserve">Cambiar el nombre de algunas clases cuyo nombre resulta confuso. Estas clases son: </w:t>
      </w:r>
    </w:p>
    <w:p w14:paraId="0FD5ACA1" w14:textId="77777777" w:rsidR="00C3280B" w:rsidRDefault="00DA18D8">
      <w:pPr>
        <w:pStyle w:val="UBUcuerpoTrabajo"/>
      </w:pPr>
      <w:r>
        <w:t xml:space="preserve">• </w:t>
      </w:r>
      <w:proofErr w:type="spellStart"/>
      <w:r>
        <w:t>HeathIsZero</w:t>
      </w:r>
      <w:proofErr w:type="spellEnd"/>
      <w:r>
        <w:t xml:space="preserve"> a </w:t>
      </w:r>
      <w:proofErr w:type="spellStart"/>
      <w:r>
        <w:t>PlayerHealthIsZero</w:t>
      </w:r>
      <w:proofErr w:type="spellEnd"/>
      <w:r>
        <w:t xml:space="preserve">. Este script solo se aplica al jugador no a todos los elementos cuya salud llega a cero. </w:t>
      </w:r>
    </w:p>
    <w:p w14:paraId="134C5583" w14:textId="77777777" w:rsidR="00C3280B" w:rsidRDefault="00DA18D8">
      <w:pPr>
        <w:pStyle w:val="UBUcuerpoTrabajo"/>
      </w:pPr>
      <w:r>
        <w:t xml:space="preserve">• </w:t>
      </w:r>
      <w:proofErr w:type="spellStart"/>
      <w:r>
        <w:t>AnimationController</w:t>
      </w:r>
      <w:proofErr w:type="spellEnd"/>
      <w:r>
        <w:t xml:space="preserve"> a </w:t>
      </w:r>
      <w:proofErr w:type="spellStart"/>
      <w:r>
        <w:t>EnemyAnimationController</w:t>
      </w:r>
      <w:proofErr w:type="spellEnd"/>
      <w:r>
        <w:t xml:space="preserve">. Este script solo se aplica sobre los enemigos y no sobre cualquier objeto. </w:t>
      </w:r>
    </w:p>
    <w:p w14:paraId="72793ED4" w14:textId="77777777" w:rsidR="00C3280B" w:rsidRDefault="00DA18D8">
      <w:pPr>
        <w:pStyle w:val="UBUcuerpoTrabajo"/>
      </w:pPr>
      <w:r>
        <w:t xml:space="preserve">• </w:t>
      </w:r>
      <w:proofErr w:type="spellStart"/>
      <w:r>
        <w:t>PlayerSpawn</w:t>
      </w:r>
      <w:proofErr w:type="spellEnd"/>
      <w:r>
        <w:t xml:space="preserve"> a </w:t>
      </w:r>
      <w:proofErr w:type="spellStart"/>
      <w:r>
        <w:t>PlayerSpawnAfterDeath</w:t>
      </w:r>
      <w:proofErr w:type="spellEnd"/>
      <w:r>
        <w:t xml:space="preserve">. Este script solo se lanza cuando el jugador muere y ha de reaparecer en la escena y no cada vez que el Player aparece en la escena. El script podría conservar su nombre si se aplicase el evento </w:t>
      </w:r>
      <w:proofErr w:type="spellStart"/>
      <w:r>
        <w:t>PlayerSpawn</w:t>
      </w:r>
      <w:proofErr w:type="spellEnd"/>
      <w:r>
        <w:t xml:space="preserve"> también durante la aparición del Player.</w:t>
      </w:r>
    </w:p>
    <w:p w14:paraId="306C4CB8" w14:textId="77777777" w:rsidR="00C3280B" w:rsidRDefault="00C3280B">
      <w:pPr>
        <w:pStyle w:val="UBUcuerpoTrabajo"/>
      </w:pPr>
    </w:p>
    <w:p w14:paraId="45C7F281" w14:textId="77777777" w:rsidR="00C3280B" w:rsidRDefault="00DA18D8">
      <w:pPr>
        <w:pStyle w:val="UBUcuerpoTrabajo"/>
      </w:pPr>
      <w:r>
        <w:br w:type="page"/>
      </w:r>
    </w:p>
    <w:p w14:paraId="22AF1987"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7" w:name="_Toc67221258"/>
      <w:r>
        <w:rPr>
          <w:rFonts w:ascii="Liberation Sans" w:eastAsia="Droid Sans" w:hAnsi="Liberation Sans" w:cs="Lohit Hindi"/>
          <w:b/>
          <w:bCs/>
          <w:color w:val="auto"/>
          <w:kern w:val="2"/>
          <w:sz w:val="28"/>
          <w:szCs w:val="28"/>
          <w:lang w:eastAsia="zh-CN" w:bidi="hi-IN"/>
        </w:rPr>
        <w:lastRenderedPageBreak/>
        <w:t>Conclusiones y líneas de trabajo futuras</w:t>
      </w:r>
      <w:bookmarkEnd w:id="27"/>
    </w:p>
    <w:p w14:paraId="327321A4" w14:textId="77777777" w:rsidR="00C3280B" w:rsidRDefault="00DA18D8">
      <w:r>
        <w:br w:type="page"/>
      </w:r>
    </w:p>
    <w:p w14:paraId="05DE6301" w14:textId="77777777" w:rsidR="00C3280B" w:rsidRDefault="00DA18D8">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8" w:name="_Toc67221259"/>
      <w:r>
        <w:rPr>
          <w:rFonts w:ascii="Liberation Sans" w:eastAsia="Droid Sans" w:hAnsi="Liberation Sans" w:cs="Lohit Hindi"/>
          <w:b/>
          <w:bCs/>
          <w:color w:val="auto"/>
          <w:kern w:val="2"/>
          <w:sz w:val="28"/>
          <w:szCs w:val="28"/>
          <w:lang w:eastAsia="zh-CN" w:bidi="hi-IN"/>
        </w:rPr>
        <w:lastRenderedPageBreak/>
        <w:t>Bibliografía</w:t>
      </w:r>
      <w:bookmarkEnd w:id="28"/>
    </w:p>
    <w:p w14:paraId="3F88C959" w14:textId="77777777" w:rsidR="00C3280B" w:rsidRDefault="00DA18D8">
      <w:pPr>
        <w:pStyle w:val="Prrafodelista"/>
        <w:numPr>
          <w:ilvl w:val="0"/>
          <w:numId w:val="1"/>
        </w:numPr>
        <w:rPr>
          <w:rStyle w:val="InternetLink"/>
          <w:color w:val="auto"/>
          <w:u w:val="none"/>
          <w:lang w:eastAsia="zh-CN" w:bidi="hi-IN"/>
        </w:rPr>
      </w:pPr>
      <w:proofErr w:type="spellStart"/>
      <w:r>
        <w:rPr>
          <w:lang w:eastAsia="zh-CN" w:bidi="hi-IN"/>
        </w:rPr>
        <w:t>Braid</w:t>
      </w:r>
      <w:proofErr w:type="spellEnd"/>
      <w:r>
        <w:rPr>
          <w:lang w:eastAsia="zh-CN" w:bidi="hi-IN"/>
        </w:rPr>
        <w:t xml:space="preserve">. [En línea] [Ultimo acceso: 22/03/2021] </w:t>
      </w:r>
      <w:hyperlink r:id="rId17">
        <w:r>
          <w:rPr>
            <w:rStyle w:val="InternetLink"/>
            <w:lang w:eastAsia="zh-CN" w:bidi="hi-IN"/>
          </w:rPr>
          <w:t>https://web.archive.org/web/20110223023113/http://braid-game.com/</w:t>
        </w:r>
      </w:hyperlink>
    </w:p>
    <w:p w14:paraId="7DA126B5" w14:textId="77777777" w:rsidR="00C3280B" w:rsidRDefault="00DA18D8">
      <w:pPr>
        <w:pStyle w:val="Prrafodelista"/>
        <w:numPr>
          <w:ilvl w:val="0"/>
          <w:numId w:val="1"/>
        </w:numPr>
      </w:pPr>
      <w:proofErr w:type="spellStart"/>
      <w:r>
        <w:t>Plataformer</w:t>
      </w:r>
      <w:proofErr w:type="spellEnd"/>
      <w:r>
        <w:t xml:space="preserve"> </w:t>
      </w:r>
      <w:proofErr w:type="spellStart"/>
      <w:r>
        <w:t>Microgame</w:t>
      </w:r>
      <w:proofErr w:type="spellEnd"/>
      <w:r>
        <w:t xml:space="preserve">. [En línea] [Ultimo acceso: 22/03/2021] </w:t>
      </w:r>
      <w:hyperlink r:id="rId18">
        <w:r>
          <w:rPr>
            <w:rStyle w:val="InternetLink"/>
          </w:rPr>
          <w:t>https://assetstore.unity.com/packages/templates/platformer-microgame-151055?_ga=2.85524954.2125376078.1616431073-502923268.1612351479</w:t>
        </w:r>
      </w:hyperlink>
    </w:p>
    <w:sectPr w:rsidR="00C3280B">
      <w:headerReference w:type="default" r:id="rId19"/>
      <w:pgSz w:w="11906" w:h="16838"/>
      <w:pgMar w:top="1417" w:right="1701" w:bottom="1417" w:left="1701" w:header="708"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Jesús Alonso Abad" w:date="2021-03-23T18:16:00Z" w:initials="JAA">
    <w:p w14:paraId="3E46331A" w14:textId="77777777" w:rsidR="00C3280B" w:rsidRDefault="00DA18D8">
      <w:r>
        <w:rPr>
          <w:sz w:val="20"/>
        </w:rPr>
        <w:t xml:space="preserve">Creo que es </w:t>
      </w:r>
      <w:proofErr w:type="spellStart"/>
      <w:r>
        <w:rPr>
          <w:sz w:val="20"/>
        </w:rPr>
        <w:t>PyGame</w:t>
      </w:r>
      <w:proofErr w:type="spellEnd"/>
      <w:r>
        <w:rPr>
          <w:sz w:val="20"/>
        </w:rPr>
        <w:t>, ¿no? https://www.pygame.org/</w:t>
      </w:r>
    </w:p>
  </w:comment>
  <w:comment w:id="9" w:author="marcos.romano@gmail.com" w:date="2021-03-24T11:58:00Z" w:initials="m">
    <w:p w14:paraId="2314D61F" w14:textId="62309CD7" w:rsidR="00D30D42" w:rsidRDefault="00D30D42">
      <w:pPr>
        <w:pStyle w:val="Textocomentario"/>
      </w:pPr>
      <w:r>
        <w:rPr>
          <w:rStyle w:val="Refdecomentario"/>
        </w:rPr>
        <w:annotationRef/>
      </w:r>
      <w:r>
        <w:t>Creo más recomendable llamarlo acelerón que impulso porque quiero hacer referencia a la misma mecánica que se usa en el juego que se va a desarrollar, y en este se llama acelerón y no impulso.</w:t>
      </w:r>
    </w:p>
  </w:comment>
  <w:comment w:id="11" w:author="Jesús Alonso Abad" w:date="2021-03-23T18:06:00Z" w:initials="JAA">
    <w:p w14:paraId="2623477C" w14:textId="77777777" w:rsidR="00C3280B" w:rsidRDefault="00DA18D8">
      <w:r>
        <w:rPr>
          <w:sz w:val="20"/>
        </w:rPr>
        <w:t>Explica este concepto en la memoria.</w:t>
      </w:r>
    </w:p>
  </w:comment>
  <w:comment w:id="12" w:author="marcos.romano@gmail.com" w:date="2021-03-24T12:03:00Z" w:initials="m">
    <w:p w14:paraId="7DBD0A92" w14:textId="1F680196" w:rsidR="00F01A9F" w:rsidRDefault="00F01A9F">
      <w:pPr>
        <w:pStyle w:val="Textocomentario"/>
      </w:pPr>
      <w:r>
        <w:rPr>
          <w:rStyle w:val="Refdecomentario"/>
        </w:rPr>
        <w:annotationRef/>
      </w:r>
      <w:r>
        <w:t>Se tiene intención de explicar ciertas mecánicas del juego antes de llegar a este apartado. Entre ellas el tiempo bala.</w:t>
      </w:r>
    </w:p>
  </w:comment>
  <w:comment w:id="15" w:author="Jesús Alonso Abad" w:date="2021-03-23T18:08:00Z" w:initials="JAA">
    <w:p w14:paraId="327A2E20" w14:textId="77777777" w:rsidR="00C3280B" w:rsidRDefault="00DA18D8">
      <w:r>
        <w:rPr>
          <w:sz w:val="20"/>
        </w:rPr>
        <w:t>Por el momento deja las referencias así, pero las insertaremos más adelante como es debido.</w:t>
      </w:r>
    </w:p>
  </w:comment>
  <w:comment w:id="17" w:author="Jesús Alonso Abad" w:date="2021-03-23T18:09:00Z" w:initials="JAA">
    <w:p w14:paraId="14483F72" w14:textId="77777777" w:rsidR="00C3280B" w:rsidRDefault="00DA18D8">
      <w:r>
        <w:rPr>
          <w:sz w:val="20"/>
        </w:rPr>
        <w:t>Te lo quito porque básicamente en esta sección es donde se explica que se han evaluado juegos con mecánicas similares.</w:t>
      </w:r>
    </w:p>
  </w:comment>
  <w:comment w:id="18" w:author="marcos.romano@gmail.com" w:date="2021-03-24T12:05:00Z" w:initials="m">
    <w:p w14:paraId="7411A198" w14:textId="19D5EE1B" w:rsidR="00F01A9F" w:rsidRDefault="00F01A9F">
      <w:pPr>
        <w:pStyle w:val="Textocomentario"/>
      </w:pPr>
      <w:r>
        <w:rPr>
          <w:rStyle w:val="Refdecomentario"/>
        </w:rPr>
        <w:annotationRef/>
      </w:r>
      <w:r>
        <w:t>El texto que has añadido no tengo yo la certeza de que sea cierto y el argumento que he dado y quieres quitar es el único que creo que justifica no tener en cuenta ese juego. Podré aceptar el intercambio después de haber investigado sobre el juego y concluir que las mecánicas no son similares.</w:t>
      </w:r>
    </w:p>
  </w:comment>
  <w:comment w:id="22" w:author="Jesús Alonso Abad" w:date="2021-03-23T18:12:00Z" w:initials="JAA">
    <w:p w14:paraId="32B6A645" w14:textId="77777777" w:rsidR="00C3280B" w:rsidRDefault="00DA18D8">
      <w:r>
        <w:rPr>
          <w:sz w:val="20"/>
        </w:rPr>
        <w:t>A esta sección habrá que meterle tijera. Es probablemente demasiado extensa y técnicamente detallada como para incluirla en esta sección. Tal vez el análisis completo se pueda trasladar a un anexo, pero yo sería partidario de presentar aquí solo la visión general del análisis y los puntos relevantes (cosas a eliminar, cosas a conservar, y cosas a modificar, con sus respectivas justificaciones)</w:t>
      </w:r>
    </w:p>
  </w:comment>
  <w:comment w:id="23" w:author="marcos.romano@gmail.com" w:date="2021-03-24T12:11:00Z" w:initials="m">
    <w:p w14:paraId="3F13045B" w14:textId="1738DFC5" w:rsidR="00F01A9F" w:rsidRDefault="00F01A9F">
      <w:pPr>
        <w:pStyle w:val="Textocomentario"/>
      </w:pPr>
      <w:r>
        <w:rPr>
          <w:rStyle w:val="Refdecomentario"/>
        </w:rPr>
        <w:annotationRef/>
      </w:r>
      <w:r w:rsidR="00A14136">
        <w:t xml:space="preserve">Es cierto que es una sección muy extensa. Sin embargo, las conclusiones pueden resultar incomprensibles sin tener conocimiento de los elementos de </w:t>
      </w:r>
      <w:proofErr w:type="spellStart"/>
      <w:r w:rsidR="00A14136">
        <w:t>Plataformer</w:t>
      </w:r>
      <w:proofErr w:type="spellEnd"/>
      <w:r w:rsidR="00A14136">
        <w:t xml:space="preserve"> </w:t>
      </w:r>
      <w:proofErr w:type="spellStart"/>
      <w:r w:rsidR="00A14136">
        <w:t>Microgame</w:t>
      </w:r>
      <w:proofErr w:type="spellEnd"/>
      <w:r w:rsidR="00A14136">
        <w:t xml:space="preserve"> (sobre todo de la clase </w:t>
      </w:r>
      <w:proofErr w:type="spellStart"/>
      <w:r w:rsidR="00A14136">
        <w:t>Simulation</w:t>
      </w:r>
      <w:proofErr w:type="spellEnd"/>
      <w:r w:rsidR="00A14136">
        <w:t>).</w:t>
      </w:r>
      <w:r w:rsidR="00790FCF">
        <w:t xml:space="preserve"> Esto hace que me de reparo reducir el tamaño de esta sección.</w:t>
      </w:r>
    </w:p>
    <w:p w14:paraId="7344E234" w14:textId="1DC2BD07" w:rsidR="00A14136" w:rsidRDefault="00A14136">
      <w:pPr>
        <w:pStyle w:val="Textocomentario"/>
      </w:pPr>
      <w:r>
        <w:t>En cuanto al lenguaje técnico referente a Unity, se pretende explicar los elementos más importantes y utilizados de Unity porque se va a hacer referencia a ellos durante toda la memoria. La explicación se haría en el apartado de Conceptos Teóricos</w:t>
      </w:r>
      <w:r w:rsidR="00790FCF">
        <w:t xml:space="preserve"> y a esta sección se llegaría con esos elementos explicados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46331A" w15:done="1"/>
  <w15:commentEx w15:paraId="2314D61F" w15:done="0"/>
  <w15:commentEx w15:paraId="2623477C" w15:done="0"/>
  <w15:commentEx w15:paraId="7DBD0A92" w15:paraIdParent="2623477C" w15:done="0"/>
  <w15:commentEx w15:paraId="327A2E20" w15:done="0"/>
  <w15:commentEx w15:paraId="14483F72" w15:done="0"/>
  <w15:commentEx w15:paraId="7411A198" w15:paraIdParent="14483F72" w15:done="0"/>
  <w15:commentEx w15:paraId="32B6A645" w15:done="0"/>
  <w15:commentEx w15:paraId="7344E234" w15:paraIdParent="32B6A6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5A7E1" w16cex:dateUtc="2021-03-24T10:58:00Z"/>
  <w16cex:commentExtensible w16cex:durableId="2405A914" w16cex:dateUtc="2021-03-24T11:03:00Z"/>
  <w16cex:commentExtensible w16cex:durableId="2405A97F" w16cex:dateUtc="2021-03-24T11:05:00Z"/>
  <w16cex:commentExtensible w16cex:durableId="2405AB0C" w16cex:dateUtc="2021-03-24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46331A" w16cid:durableId="2405A695"/>
  <w16cid:commentId w16cid:paraId="2314D61F" w16cid:durableId="2405A7E1"/>
  <w16cid:commentId w16cid:paraId="2623477C" w16cid:durableId="2405A696"/>
  <w16cid:commentId w16cid:paraId="7DBD0A92" w16cid:durableId="2405A914"/>
  <w16cid:commentId w16cid:paraId="327A2E20" w16cid:durableId="2405A697"/>
  <w16cid:commentId w16cid:paraId="14483F72" w16cid:durableId="2405A698"/>
  <w16cid:commentId w16cid:paraId="7411A198" w16cid:durableId="2405A97F"/>
  <w16cid:commentId w16cid:paraId="32B6A645" w16cid:durableId="2405A699"/>
  <w16cid:commentId w16cid:paraId="7344E234" w16cid:durableId="2405AB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39303" w14:textId="77777777" w:rsidR="005A70E6" w:rsidRDefault="005A70E6">
      <w:pPr>
        <w:spacing w:after="0" w:line="240" w:lineRule="auto"/>
      </w:pPr>
      <w:r>
        <w:separator/>
      </w:r>
    </w:p>
  </w:endnote>
  <w:endnote w:type="continuationSeparator" w:id="0">
    <w:p w14:paraId="2C072AE9" w14:textId="77777777" w:rsidR="005A70E6" w:rsidRDefault="005A7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Liberation Sans">
    <w:altName w:val="Arial"/>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Sans">
    <w:charset w:val="00"/>
    <w:family w:val="swiss"/>
    <w:pitch w:val="variable"/>
    <w:sig w:usb0="00000003" w:usb1="00000000" w:usb2="00000000" w:usb3="00000000" w:csb0="00000001" w:csb1="00000000"/>
  </w:font>
  <w:font w:name="Droid Sans Fallback">
    <w:altName w:val="Segoe UI"/>
    <w:charset w:val="00"/>
    <w:family w:val="auto"/>
    <w:pitch w:val="variable"/>
  </w:font>
  <w:font w:name="DejaVu Sans Condensed">
    <w:altName w:val="Verdana"/>
    <w:charset w:val="00"/>
    <w:family w:val="auto"/>
    <w:pitch w:val="variable"/>
  </w:font>
  <w:font w:name="Droid Sans">
    <w:charset w:val="00"/>
    <w:family w:val="auto"/>
    <w:pitch w:val="variable"/>
  </w:font>
  <w:font w:name="Lohit Hindi">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40CB4" w14:textId="77777777" w:rsidR="005A70E6" w:rsidRDefault="005A70E6">
      <w:r>
        <w:separator/>
      </w:r>
    </w:p>
  </w:footnote>
  <w:footnote w:type="continuationSeparator" w:id="0">
    <w:p w14:paraId="578321CC" w14:textId="77777777" w:rsidR="005A70E6" w:rsidRDefault="005A70E6">
      <w:r>
        <w:continuationSeparator/>
      </w:r>
    </w:p>
  </w:footnote>
  <w:footnote w:id="1">
    <w:p w14:paraId="26AF8FDE" w14:textId="2B68EC7B" w:rsidR="00C3280B" w:rsidRDefault="00DA18D8">
      <w:pPr>
        <w:pStyle w:val="Textonotapie"/>
      </w:pPr>
      <w:r>
        <w:rPr>
          <w:rStyle w:val="FootnoteCharacters"/>
        </w:rPr>
        <w:footnoteRef/>
      </w:r>
      <w:r>
        <w:tab/>
      </w:r>
      <w:ins w:id="25" w:author="marcos.romano@gmail.com" w:date="2021-03-24T12:10:00Z">
        <w:r w:rsidR="00F01A9F">
          <w:fldChar w:fldCharType="begin"/>
        </w:r>
        <w:r w:rsidR="00F01A9F">
          <w:instrText xml:space="preserve"> HYPERLINK "https://assetstore.unity.com/packages/templates/platformer-microgame-151055?_ga=2.85524954.2125376078.1616431073-502923268.1612351479" \h </w:instrText>
        </w:r>
        <w:r w:rsidR="00F01A9F">
          <w:fldChar w:fldCharType="separate"/>
        </w:r>
        <w:r w:rsidR="00F01A9F">
          <w:rPr>
            <w:rStyle w:val="InternetLink"/>
          </w:rPr>
          <w:t>https://assetstore.unity.com/packages/templates/platformer-microgame-151055?_ga=2.85524954.2125376078.1616431073-502923268.1612351479</w:t>
        </w:r>
        <w:r w:rsidR="00F01A9F">
          <w:rPr>
            <w:rStyle w:val="InternetLink"/>
          </w:rPr>
          <w:fldChar w:fldCharType="end"/>
        </w:r>
      </w:ins>
      <w:del w:id="26" w:author="marcos.romano@gmail.com" w:date="2021-03-24T12:10:00Z">
        <w:r w:rsidDel="00F01A9F">
          <w:delText>Enlace a la web/recurso</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D2E31" w14:textId="77777777" w:rsidR="00C3280B" w:rsidRDefault="00C3280B">
    <w:pPr>
      <w:pStyle w:val="Standard"/>
    </w:pPr>
  </w:p>
  <w:p w14:paraId="3011C373" w14:textId="77777777" w:rsidR="00C3280B" w:rsidRDefault="00C328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FD7647"/>
    <w:multiLevelType w:val="multilevel"/>
    <w:tmpl w:val="84C29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9EF07B5"/>
    <w:multiLevelType w:val="multilevel"/>
    <w:tmpl w:val="D9DA281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os.romano@gmail.com">
    <w15:presenceInfo w15:providerId="Windows Live" w15:userId="1b55b723178d04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80B"/>
    <w:rsid w:val="005A70E6"/>
    <w:rsid w:val="00790FCF"/>
    <w:rsid w:val="00A14136"/>
    <w:rsid w:val="00C3280B"/>
    <w:rsid w:val="00D30D42"/>
    <w:rsid w:val="00DA18D8"/>
    <w:rsid w:val="00F01A9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CF2C"/>
  <w15:docId w15:val="{58EADC55-8871-4DF0-9AAA-2AE3D08E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FD7666"/>
    <w:rPr>
      <w:rFonts w:asciiTheme="majorHAnsi" w:eastAsiaTheme="majorEastAsia" w:hAnsiTheme="majorHAnsi" w:cstheme="majorBidi"/>
      <w:spacing w:val="-10"/>
      <w:kern w:val="2"/>
      <w:sz w:val="56"/>
      <w:szCs w:val="56"/>
    </w:rPr>
  </w:style>
  <w:style w:type="character" w:customStyle="1" w:styleId="Ttulo1Car">
    <w:name w:val="Título 1 Car"/>
    <w:basedOn w:val="Fuentedeprrafopredeter"/>
    <w:link w:val="Ttulo1"/>
    <w:uiPriority w:val="9"/>
    <w:qFormat/>
    <w:rsid w:val="00FD7666"/>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qFormat/>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FD7666"/>
    <w:rPr>
      <w:rFonts w:asciiTheme="majorHAnsi" w:eastAsiaTheme="majorEastAsia" w:hAnsiTheme="majorHAnsi" w:cstheme="majorBidi"/>
      <w:color w:val="1F3763" w:themeColor="accent1" w:themeShade="7F"/>
      <w:sz w:val="24"/>
      <w:szCs w:val="24"/>
    </w:rPr>
  </w:style>
  <w:style w:type="character" w:customStyle="1" w:styleId="EncabezadoCar">
    <w:name w:val="Encabezado Car"/>
    <w:basedOn w:val="Fuentedeprrafopredeter"/>
    <w:link w:val="Encabezado"/>
    <w:uiPriority w:val="99"/>
    <w:qFormat/>
    <w:rsid w:val="00922F88"/>
  </w:style>
  <w:style w:type="character" w:customStyle="1" w:styleId="PiedepginaCar">
    <w:name w:val="Pie de página Car"/>
    <w:basedOn w:val="Fuentedeprrafopredeter"/>
    <w:link w:val="Piedepgina"/>
    <w:uiPriority w:val="99"/>
    <w:qFormat/>
    <w:rsid w:val="00922F88"/>
  </w:style>
  <w:style w:type="character" w:customStyle="1" w:styleId="UBugr">
    <w:name w:val="UBu_gr"/>
    <w:qFormat/>
    <w:rsid w:val="00922F88"/>
    <w:rPr>
      <w:sz w:val="40"/>
    </w:rPr>
  </w:style>
  <w:style w:type="character" w:customStyle="1" w:styleId="UBuCentro">
    <w:name w:val="UBu_Centro"/>
    <w:basedOn w:val="UBugr"/>
    <w:qFormat/>
    <w:rsid w:val="00922F88"/>
    <w:rPr>
      <w:rFonts w:ascii="Liberation Serif" w:hAnsi="Liberation Serif"/>
      <w:smallCaps/>
      <w:sz w:val="40"/>
    </w:rPr>
  </w:style>
  <w:style w:type="character" w:customStyle="1" w:styleId="UBuUniversidad">
    <w:name w:val="UBu_Universidad"/>
    <w:basedOn w:val="UBuCentro"/>
    <w:qFormat/>
    <w:rsid w:val="00922F88"/>
    <w:rPr>
      <w:rFonts w:ascii="Garamond" w:hAnsi="Garamond"/>
      <w:smallCaps/>
      <w:sz w:val="40"/>
    </w:rPr>
  </w:style>
  <w:style w:type="character" w:customStyle="1" w:styleId="ingls">
    <w:name w:val="inglés"/>
    <w:qFormat/>
    <w:rsid w:val="00922F88"/>
    <w:rPr>
      <w:i/>
      <w:sz w:val="21"/>
      <w:lang w:val="en-US"/>
    </w:rPr>
  </w:style>
  <w:style w:type="character" w:styleId="Mencinsinresolver">
    <w:name w:val="Unresolved Mention"/>
    <w:basedOn w:val="Fuentedeprrafopredeter"/>
    <w:uiPriority w:val="99"/>
    <w:semiHidden/>
    <w:unhideWhenUsed/>
    <w:qFormat/>
    <w:rsid w:val="003F0C9D"/>
    <w:rPr>
      <w:color w:val="605E5C"/>
      <w:shd w:val="clear" w:color="auto" w:fill="E1DFDD"/>
    </w:rPr>
  </w:style>
  <w:style w:type="character" w:styleId="Hipervnculovisitado">
    <w:name w:val="FollowedHyperlink"/>
    <w:basedOn w:val="Fuentedeprrafopredeter"/>
    <w:uiPriority w:val="99"/>
    <w:semiHidden/>
    <w:unhideWhenUsed/>
    <w:qFormat/>
    <w:rsid w:val="003F0C9D"/>
    <w:rPr>
      <w:color w:val="954F72" w:themeColor="followed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oindependiente"/>
    <w:qFormat/>
    <w:pPr>
      <w:keepNext/>
      <w:spacing w:before="240" w:after="120"/>
    </w:pPr>
    <w:rPr>
      <w:rFonts w:ascii="Liberation Sans" w:eastAsia="MS Gothic"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
      <w:sz w:val="56"/>
      <w:szCs w:val="56"/>
    </w:rPr>
  </w:style>
  <w:style w:type="paragraph" w:styleId="TtuloTDC">
    <w:name w:val="TOC Heading"/>
    <w:basedOn w:val="Ttulo1"/>
    <w:next w:val="Normal"/>
    <w:uiPriority w:val="39"/>
    <w:unhideWhenUsed/>
    <w:qFormat/>
    <w:rsid w:val="00FD7666"/>
    <w:rPr>
      <w:lang w:eastAsia="es-ES"/>
    </w:rPr>
  </w:style>
  <w:style w:type="paragraph" w:styleId="TDC1">
    <w:name w:val="toc 1"/>
    <w:basedOn w:val="Normal"/>
    <w:next w:val="Normal"/>
    <w:autoRedefine/>
    <w:uiPriority w:val="39"/>
    <w:unhideWhenUsed/>
    <w:rsid w:val="00FD7666"/>
    <w:pPr>
      <w:spacing w:after="100"/>
    </w:p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paragraph" w:customStyle="1" w:styleId="Standard">
    <w:name w:val="Standard"/>
    <w:qFormat/>
    <w:rsid w:val="00922F88"/>
    <w:pPr>
      <w:widowControl w:val="0"/>
      <w:suppressAutoHyphens/>
      <w:textAlignment w:val="baseline"/>
    </w:pPr>
    <w:rPr>
      <w:rFonts w:ascii="Times New Roman" w:eastAsia="Droid Sans Fallback" w:hAnsi="Times New Roman" w:cs="DejaVu Sans Condensed"/>
      <w:kern w:val="2"/>
      <w:sz w:val="24"/>
      <w:szCs w:val="24"/>
      <w:lang w:eastAsia="zh-CN" w:bidi="hi-IN"/>
    </w:rPr>
  </w:style>
  <w:style w:type="paragraph" w:customStyle="1" w:styleId="TableContents">
    <w:name w:val="Table Contents"/>
    <w:basedOn w:val="Standard"/>
    <w:qFormat/>
    <w:rsid w:val="00922F88"/>
    <w:pPr>
      <w:suppressLineNumbers/>
    </w:pPr>
    <w:rPr>
      <w:sz w:val="21"/>
    </w:rPr>
  </w:style>
  <w:style w:type="paragraph" w:customStyle="1" w:styleId="UBuAutoriza">
    <w:name w:val="UBu_Autoriza"/>
    <w:basedOn w:val="Standard"/>
    <w:qFormat/>
    <w:rsid w:val="00922F88"/>
  </w:style>
  <w:style w:type="paragraph" w:customStyle="1" w:styleId="UBuPiePortada">
    <w:name w:val="UBu_Pie_Portada"/>
    <w:basedOn w:val="Piedepgina"/>
    <w:qFormat/>
    <w:rsid w:val="00922F88"/>
    <w:pPr>
      <w:widowControl w:val="0"/>
      <w:suppressLineNumbers/>
      <w:tabs>
        <w:tab w:val="clear" w:pos="4252"/>
        <w:tab w:val="clear" w:pos="8504"/>
        <w:tab w:val="center" w:pos="4819"/>
        <w:tab w:val="right" w:pos="9638"/>
      </w:tabs>
      <w:suppressAutoHyphens/>
      <w:jc w:val="center"/>
      <w:textAlignment w:val="baseline"/>
    </w:pPr>
    <w:rPr>
      <w:rFonts w:ascii="Times New Roman" w:eastAsia="Droid Sans Fallback" w:hAnsi="Times New Roman" w:cs="DejaVu Sans Condensed"/>
      <w:kern w:val="2"/>
      <w:sz w:val="40"/>
      <w:szCs w:val="24"/>
      <w:lang w:eastAsia="zh-CN" w:bidi="hi-IN"/>
    </w:rPr>
  </w:style>
  <w:style w:type="paragraph" w:customStyle="1" w:styleId="Abstract">
    <w:name w:val="Abstract"/>
    <w:basedOn w:val="Normal"/>
    <w:qFormat/>
    <w:rsid w:val="00922F88"/>
    <w:pPr>
      <w:widowControl w:val="0"/>
      <w:suppressAutoHyphens/>
      <w:spacing w:after="0" w:line="240" w:lineRule="auto"/>
      <w:ind w:firstLine="283"/>
      <w:textAlignment w:val="baseline"/>
    </w:pPr>
    <w:rPr>
      <w:rFonts w:ascii="Liberation Serif" w:eastAsia="Droid Sans" w:hAnsi="Liberation Serif" w:cs="Lohit Hindi"/>
      <w:i/>
      <w:kern w:val="2"/>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qFormat/>
    <w:rsid w:val="00F71963"/>
    <w:pPr>
      <w:widowControl w:val="0"/>
      <w:suppressAutoHyphens/>
      <w:spacing w:after="0" w:line="240" w:lineRule="auto"/>
      <w:ind w:firstLine="283"/>
      <w:textAlignment w:val="baseline"/>
    </w:pPr>
    <w:rPr>
      <w:rFonts w:ascii="Liberation Serif" w:eastAsia="Droid Sans" w:hAnsi="Liberation Serif" w:cs="Lohit Hindi"/>
      <w:kern w:val="2"/>
      <w:sz w:val="24"/>
      <w:szCs w:val="24"/>
      <w:lang w:eastAsia="zh-CN" w:bidi="hi-IN"/>
    </w:rPr>
  </w:style>
  <w:style w:type="paragraph" w:styleId="Prrafodelista">
    <w:name w:val="List Paragraph"/>
    <w:basedOn w:val="Normal"/>
    <w:uiPriority w:val="34"/>
    <w:qFormat/>
    <w:rsid w:val="003F0C9D"/>
    <w:pPr>
      <w:ind w:left="720"/>
      <w:contextualSpacing/>
    </w:pPr>
  </w:style>
  <w:style w:type="paragraph" w:customStyle="1" w:styleId="Default">
    <w:name w:val="Default"/>
    <w:qFormat/>
    <w:rsid w:val="00483CDD"/>
    <w:rPr>
      <w:rFonts w:ascii="Calibri" w:eastAsia="Calibri" w:hAnsi="Calibri" w:cs="Calibri"/>
      <w:color w:val="000000"/>
      <w:sz w:val="24"/>
      <w:szCs w:val="24"/>
    </w:r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D30D42"/>
    <w:rPr>
      <w:b/>
      <w:bCs/>
    </w:rPr>
  </w:style>
  <w:style w:type="character" w:customStyle="1" w:styleId="AsuntodelcomentarioCar">
    <w:name w:val="Asunto del comentario Car"/>
    <w:basedOn w:val="TextocomentarioCar"/>
    <w:link w:val="Asuntodelcomentario"/>
    <w:uiPriority w:val="99"/>
    <w:semiHidden/>
    <w:rsid w:val="00D30D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assetstore.unity.com/packages/templates/platformer-microgame-151055?_ga=2.85524954.2125376078.1616431073-502923268.1612351479"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eb.archive.org/web/20110223023113/http:/braid-game.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20</Pages>
  <Words>3182</Words>
  <Characters>17506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dc:description/>
  <cp:lastModifiedBy> </cp:lastModifiedBy>
  <cp:revision>63</cp:revision>
  <dcterms:created xsi:type="dcterms:W3CDTF">2021-03-19T17:16:00Z</dcterms:created>
  <dcterms:modified xsi:type="dcterms:W3CDTF">2021-03-24T11:23:00Z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